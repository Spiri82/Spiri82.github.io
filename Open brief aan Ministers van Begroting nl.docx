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DBAC2" w14:textId="68F10564" w:rsidR="007B21E8" w:rsidRPr="00EF7FD8" w:rsidRDefault="007B21E8" w:rsidP="3306250A">
      <w:pPr>
        <w:spacing w:before="100" w:beforeAutospacing="1" w:after="100" w:afterAutospacing="1" w:line="240" w:lineRule="auto"/>
        <w:jc w:val="both"/>
        <w:rPr>
          <w:rFonts w:ascii="Times New Roman" w:eastAsia="Times New Roman" w:hAnsi="Times New Roman" w:cs="Times New Roman"/>
          <w:b/>
          <w:bCs/>
          <w:kern w:val="0"/>
          <w:sz w:val="28"/>
          <w:szCs w:val="28"/>
          <w:lang w:eastAsia="nl-NL"/>
          <w14:ligatures w14:val="none"/>
        </w:rPr>
      </w:pPr>
      <w:r w:rsidRPr="00EF7FD8">
        <w:rPr>
          <w:rFonts w:ascii="Times New Roman" w:eastAsia="Times New Roman" w:hAnsi="Times New Roman" w:cs="Times New Roman"/>
          <w:b/>
          <w:bCs/>
          <w:kern w:val="0"/>
          <w:sz w:val="28"/>
          <w:szCs w:val="28"/>
          <w:lang w:eastAsia="nl-NL"/>
          <w14:ligatures w14:val="none"/>
        </w:rPr>
        <w:t xml:space="preserve">Open brief aan </w:t>
      </w:r>
      <w:r w:rsidR="000D4854">
        <w:rPr>
          <w:rFonts w:ascii="Times New Roman" w:eastAsia="Times New Roman" w:hAnsi="Times New Roman" w:cs="Times New Roman"/>
          <w:b/>
          <w:bCs/>
          <w:kern w:val="0"/>
          <w:sz w:val="28"/>
          <w:szCs w:val="28"/>
          <w:lang w:eastAsia="nl-NL"/>
          <w14:ligatures w14:val="none"/>
        </w:rPr>
        <w:t xml:space="preserve">Belgische </w:t>
      </w:r>
      <w:r w:rsidRPr="00EF7FD8">
        <w:rPr>
          <w:rFonts w:ascii="Times New Roman" w:eastAsia="Times New Roman" w:hAnsi="Times New Roman" w:cs="Times New Roman"/>
          <w:b/>
          <w:bCs/>
          <w:kern w:val="0"/>
          <w:sz w:val="28"/>
          <w:szCs w:val="28"/>
          <w:lang w:eastAsia="nl-NL"/>
          <w14:ligatures w14:val="none"/>
        </w:rPr>
        <w:t>Minister</w:t>
      </w:r>
      <w:r w:rsidR="000D4854">
        <w:rPr>
          <w:rFonts w:ascii="Times New Roman" w:eastAsia="Times New Roman" w:hAnsi="Times New Roman" w:cs="Times New Roman"/>
          <w:b/>
          <w:bCs/>
          <w:kern w:val="0"/>
          <w:sz w:val="28"/>
          <w:szCs w:val="28"/>
          <w:lang w:eastAsia="nl-NL"/>
          <w14:ligatures w14:val="none"/>
        </w:rPr>
        <w:t>s</w:t>
      </w:r>
      <w:r w:rsidRPr="00EF7FD8">
        <w:rPr>
          <w:rFonts w:ascii="Times New Roman" w:eastAsia="Times New Roman" w:hAnsi="Times New Roman" w:cs="Times New Roman"/>
          <w:b/>
          <w:bCs/>
          <w:kern w:val="0"/>
          <w:sz w:val="28"/>
          <w:szCs w:val="28"/>
          <w:lang w:eastAsia="nl-NL"/>
          <w14:ligatures w14:val="none"/>
        </w:rPr>
        <w:t xml:space="preserve"> van </w:t>
      </w:r>
      <w:r w:rsidR="00951B5B" w:rsidRPr="00EF7FD8">
        <w:rPr>
          <w:rFonts w:ascii="Times New Roman" w:eastAsia="Times New Roman" w:hAnsi="Times New Roman" w:cs="Times New Roman"/>
          <w:b/>
          <w:bCs/>
          <w:kern w:val="0"/>
          <w:sz w:val="28"/>
          <w:szCs w:val="28"/>
          <w:lang w:eastAsia="nl-NL"/>
          <w14:ligatures w14:val="none"/>
        </w:rPr>
        <w:t>Begroting</w:t>
      </w:r>
    </w:p>
    <w:p w14:paraId="5A31D2EA" w14:textId="363AF336" w:rsidR="00D859BB" w:rsidRPr="00EF7FD8" w:rsidRDefault="00C83D19" w:rsidP="70674793">
      <w:pPr>
        <w:pStyle w:val="p1"/>
        <w:jc w:val="both"/>
        <w:rPr>
          <w:rFonts w:eastAsia="Times New Roman"/>
          <w:sz w:val="23"/>
          <w:szCs w:val="23"/>
          <w:lang w:eastAsia="nl-NL"/>
        </w:rPr>
      </w:pPr>
      <w:r w:rsidRPr="00EF7FD8">
        <w:rPr>
          <w:rFonts w:eastAsia="Times New Roman"/>
          <w:lang w:eastAsia="nl-NL"/>
        </w:rPr>
        <w:br/>
      </w:r>
      <w:r w:rsidR="00D859BB" w:rsidRPr="00EF7FD8">
        <w:rPr>
          <w:rFonts w:eastAsia="Times New Roman"/>
          <w:sz w:val="23"/>
          <w:szCs w:val="23"/>
          <w:lang w:eastAsia="nl-NL"/>
        </w:rPr>
        <w:t xml:space="preserve">Geachte </w:t>
      </w:r>
      <w:r w:rsidR="000D4854">
        <w:rPr>
          <w:rFonts w:eastAsia="Times New Roman"/>
          <w:sz w:val="23"/>
          <w:szCs w:val="23"/>
          <w:lang w:eastAsia="nl-NL"/>
        </w:rPr>
        <w:t>minister</w:t>
      </w:r>
      <w:r w:rsidR="00614BD2">
        <w:rPr>
          <w:rFonts w:eastAsia="Times New Roman"/>
          <w:sz w:val="23"/>
          <w:szCs w:val="23"/>
          <w:lang w:eastAsia="nl-NL"/>
        </w:rPr>
        <w:t>s</w:t>
      </w:r>
      <w:r w:rsidR="00D859BB" w:rsidRPr="00EF7FD8">
        <w:rPr>
          <w:rFonts w:eastAsia="Times New Roman"/>
          <w:sz w:val="23"/>
          <w:szCs w:val="23"/>
          <w:lang w:eastAsia="nl-NL"/>
        </w:rPr>
        <w:t>,</w:t>
      </w:r>
    </w:p>
    <w:p w14:paraId="2430070B" w14:textId="256FB879" w:rsidR="00F82BEE" w:rsidRPr="00EF7FD8" w:rsidRDefault="00D859BB" w:rsidP="70674793">
      <w:pPr>
        <w:pStyle w:val="p1"/>
        <w:jc w:val="both"/>
        <w:rPr>
          <w:rFonts w:eastAsia="Times New Roman"/>
          <w:sz w:val="23"/>
          <w:szCs w:val="23"/>
          <w:lang w:eastAsia="nl-NL"/>
        </w:rPr>
      </w:pPr>
      <w:r w:rsidRPr="00EF7FD8">
        <w:rPr>
          <w:rFonts w:eastAsia="Times New Roman"/>
          <w:sz w:val="23"/>
          <w:szCs w:val="23"/>
          <w:lang w:eastAsia="nl-NL"/>
        </w:rPr>
        <w:br/>
      </w:r>
      <w:r w:rsidR="0C5C1543" w:rsidRPr="00EF7FD8">
        <w:rPr>
          <w:rFonts w:eastAsia="Times New Roman"/>
          <w:sz w:val="23"/>
          <w:szCs w:val="23"/>
          <w:lang w:eastAsia="nl-NL"/>
        </w:rPr>
        <w:t xml:space="preserve">Het begrotingsproces in België kampt met hardnekkige </w:t>
      </w:r>
      <w:r w:rsidR="00B06DA4" w:rsidRPr="00EF7FD8">
        <w:rPr>
          <w:rFonts w:eastAsia="Times New Roman"/>
          <w:sz w:val="23"/>
          <w:szCs w:val="23"/>
          <w:lang w:eastAsia="nl-NL"/>
        </w:rPr>
        <w:t xml:space="preserve">structurele </w:t>
      </w:r>
      <w:r w:rsidR="0C5C1543" w:rsidRPr="00EF7FD8">
        <w:rPr>
          <w:rFonts w:eastAsia="Times New Roman"/>
          <w:sz w:val="23"/>
          <w:szCs w:val="23"/>
          <w:lang w:eastAsia="nl-NL"/>
        </w:rPr>
        <w:t xml:space="preserve">tekortkomingen. Elk najaar </w:t>
      </w:r>
      <w:r w:rsidR="00B94A38" w:rsidRPr="00EF7FD8">
        <w:rPr>
          <w:rFonts w:eastAsia="Times New Roman"/>
          <w:sz w:val="23"/>
          <w:szCs w:val="23"/>
          <w:lang w:eastAsia="nl-NL"/>
        </w:rPr>
        <w:t xml:space="preserve">beginnen </w:t>
      </w:r>
      <w:r w:rsidR="0C5C1543" w:rsidRPr="00EF7FD8">
        <w:rPr>
          <w:rFonts w:eastAsia="Times New Roman"/>
          <w:sz w:val="23"/>
          <w:szCs w:val="23"/>
          <w:lang w:eastAsia="nl-NL"/>
        </w:rPr>
        <w:t xml:space="preserve">de </w:t>
      </w:r>
      <w:r w:rsidR="00DB7CFB" w:rsidRPr="00EF7FD8">
        <w:rPr>
          <w:rFonts w:eastAsia="Times New Roman"/>
          <w:sz w:val="23"/>
          <w:szCs w:val="23"/>
          <w:lang w:eastAsia="nl-NL"/>
        </w:rPr>
        <w:t xml:space="preserve">federale </w:t>
      </w:r>
      <w:r w:rsidR="0C5C1543" w:rsidRPr="00EF7FD8">
        <w:rPr>
          <w:rFonts w:eastAsia="Times New Roman"/>
          <w:sz w:val="23"/>
          <w:szCs w:val="23"/>
          <w:lang w:eastAsia="nl-NL"/>
        </w:rPr>
        <w:t xml:space="preserve">onderhandelingen pas eind september, wanneer ministers zich terugtrekken in een begrotingsconclaaf om het budget voor het volgende jaar </w:t>
      </w:r>
      <w:r w:rsidR="005620BB" w:rsidRPr="00EF7FD8">
        <w:rPr>
          <w:rFonts w:eastAsia="Times New Roman"/>
          <w:sz w:val="23"/>
          <w:szCs w:val="23"/>
          <w:lang w:eastAsia="nl-NL"/>
        </w:rPr>
        <w:t>vast te leggen</w:t>
      </w:r>
      <w:r w:rsidR="0C5C1543" w:rsidRPr="00EF7FD8">
        <w:rPr>
          <w:rFonts w:eastAsia="Times New Roman"/>
          <w:sz w:val="23"/>
          <w:szCs w:val="23"/>
          <w:lang w:eastAsia="nl-NL"/>
        </w:rPr>
        <w:t xml:space="preserve">. </w:t>
      </w:r>
      <w:r w:rsidR="00951B5B" w:rsidRPr="00EF7FD8">
        <w:rPr>
          <w:rFonts w:eastAsia="Times New Roman"/>
          <w:sz w:val="23"/>
          <w:szCs w:val="23"/>
          <w:lang w:eastAsia="nl-NL"/>
        </w:rPr>
        <w:t>In principe moeten d</w:t>
      </w:r>
      <w:r w:rsidR="0C5C1543" w:rsidRPr="00EF7FD8">
        <w:rPr>
          <w:rFonts w:eastAsia="Times New Roman"/>
          <w:sz w:val="23"/>
          <w:szCs w:val="23"/>
          <w:lang w:eastAsia="nl-NL"/>
        </w:rPr>
        <w:t xml:space="preserve">ie gesprekken in de eerste helft van oktober </w:t>
      </w:r>
      <w:r w:rsidR="000F73C0" w:rsidRPr="00EF7FD8">
        <w:rPr>
          <w:rFonts w:eastAsia="Times New Roman"/>
          <w:sz w:val="23"/>
          <w:szCs w:val="23"/>
          <w:lang w:eastAsia="nl-NL"/>
        </w:rPr>
        <w:t xml:space="preserve">zijn </w:t>
      </w:r>
      <w:r w:rsidR="0C5C1543" w:rsidRPr="00EF7FD8">
        <w:rPr>
          <w:rFonts w:eastAsia="Times New Roman"/>
          <w:sz w:val="23"/>
          <w:szCs w:val="23"/>
          <w:lang w:eastAsia="nl-NL"/>
        </w:rPr>
        <w:t xml:space="preserve">afgerond, zodat de begrotingsdocumenten vóór 15 oktober kunnen worden ingediend bij de Kamer van Volksvertegenwoordigers en de Europese Commissie. In de praktijk </w:t>
      </w:r>
      <w:r w:rsidR="000F73C0" w:rsidRPr="00EF7FD8">
        <w:rPr>
          <w:rFonts w:eastAsia="Times New Roman"/>
          <w:sz w:val="23"/>
          <w:szCs w:val="23"/>
          <w:lang w:eastAsia="nl-NL"/>
        </w:rPr>
        <w:t xml:space="preserve">staat </w:t>
      </w:r>
      <w:r w:rsidR="00C46E86" w:rsidRPr="00EF7FD8">
        <w:rPr>
          <w:rFonts w:eastAsia="Times New Roman"/>
          <w:sz w:val="23"/>
          <w:szCs w:val="23"/>
          <w:lang w:eastAsia="nl-NL"/>
        </w:rPr>
        <w:t xml:space="preserve">op dat moment </w:t>
      </w:r>
      <w:r w:rsidR="0C5C1543" w:rsidRPr="00EF7FD8">
        <w:rPr>
          <w:rFonts w:eastAsia="Times New Roman"/>
          <w:sz w:val="23"/>
          <w:szCs w:val="23"/>
          <w:lang w:eastAsia="nl-NL"/>
        </w:rPr>
        <w:t xml:space="preserve">zelfs de omvang van de vereiste inspanning </w:t>
      </w:r>
      <w:r w:rsidR="005620BB" w:rsidRPr="00EF7FD8">
        <w:rPr>
          <w:rFonts w:eastAsia="Times New Roman"/>
          <w:sz w:val="23"/>
          <w:szCs w:val="23"/>
          <w:lang w:eastAsia="nl-NL"/>
        </w:rPr>
        <w:t xml:space="preserve">vaak </w:t>
      </w:r>
      <w:r w:rsidR="0C5C1543" w:rsidRPr="00EF7FD8">
        <w:rPr>
          <w:rFonts w:eastAsia="Times New Roman"/>
          <w:sz w:val="23"/>
          <w:szCs w:val="23"/>
          <w:lang w:eastAsia="nl-NL"/>
        </w:rPr>
        <w:t>nog niet vast</w:t>
      </w:r>
      <w:r w:rsidR="005620BB" w:rsidRPr="00EF7FD8">
        <w:rPr>
          <w:rFonts w:eastAsia="Times New Roman"/>
          <w:sz w:val="23"/>
          <w:szCs w:val="23"/>
          <w:lang w:eastAsia="nl-NL"/>
        </w:rPr>
        <w:t>. D</w:t>
      </w:r>
      <w:r w:rsidR="0C5C1543" w:rsidRPr="00EF7FD8">
        <w:rPr>
          <w:rFonts w:eastAsia="Times New Roman"/>
          <w:sz w:val="23"/>
          <w:szCs w:val="23"/>
          <w:lang w:eastAsia="nl-NL"/>
        </w:rPr>
        <w:t xml:space="preserve">aardoor </w:t>
      </w:r>
      <w:r w:rsidR="000F73C0" w:rsidRPr="00EF7FD8">
        <w:rPr>
          <w:rFonts w:eastAsia="Times New Roman"/>
          <w:sz w:val="23"/>
          <w:szCs w:val="23"/>
          <w:lang w:eastAsia="nl-NL"/>
        </w:rPr>
        <w:t>raken</w:t>
      </w:r>
      <w:r w:rsidR="005620BB" w:rsidRPr="00EF7FD8">
        <w:rPr>
          <w:rFonts w:eastAsia="Times New Roman"/>
          <w:sz w:val="23"/>
          <w:szCs w:val="23"/>
          <w:lang w:eastAsia="nl-NL"/>
        </w:rPr>
        <w:t xml:space="preserve"> </w:t>
      </w:r>
      <w:r w:rsidR="0C5C1543" w:rsidRPr="00EF7FD8">
        <w:rPr>
          <w:rFonts w:eastAsia="Times New Roman"/>
          <w:sz w:val="23"/>
          <w:szCs w:val="23"/>
          <w:lang w:eastAsia="nl-NL"/>
        </w:rPr>
        <w:t xml:space="preserve">deadlines in het gedrang en </w:t>
      </w:r>
      <w:r w:rsidR="005620BB" w:rsidRPr="00EF7FD8">
        <w:rPr>
          <w:rFonts w:eastAsia="Times New Roman"/>
          <w:sz w:val="23"/>
          <w:szCs w:val="23"/>
          <w:lang w:eastAsia="nl-NL"/>
        </w:rPr>
        <w:t xml:space="preserve">worden </w:t>
      </w:r>
      <w:r w:rsidR="0C5C1543" w:rsidRPr="00EF7FD8">
        <w:rPr>
          <w:rFonts w:eastAsia="Times New Roman"/>
          <w:sz w:val="23"/>
          <w:szCs w:val="23"/>
          <w:lang w:eastAsia="nl-NL"/>
        </w:rPr>
        <w:t xml:space="preserve">cruciale beslissingen </w:t>
      </w:r>
      <w:r w:rsidR="00C46E86" w:rsidRPr="00EF7FD8">
        <w:rPr>
          <w:rFonts w:eastAsia="Times New Roman"/>
          <w:sz w:val="23"/>
          <w:szCs w:val="23"/>
          <w:lang w:eastAsia="nl-NL"/>
        </w:rPr>
        <w:t>’</w:t>
      </w:r>
      <w:r w:rsidR="00C17E4D" w:rsidRPr="00EF7FD8">
        <w:rPr>
          <w:rFonts w:eastAsia="Times New Roman"/>
          <w:sz w:val="23"/>
          <w:szCs w:val="23"/>
          <w:lang w:eastAsia="nl-NL"/>
        </w:rPr>
        <w:t>s nachts</w:t>
      </w:r>
      <w:r w:rsidR="00C46E86" w:rsidRPr="00EF7FD8">
        <w:rPr>
          <w:rFonts w:eastAsia="Times New Roman"/>
          <w:sz w:val="23"/>
          <w:szCs w:val="23"/>
          <w:lang w:eastAsia="nl-NL"/>
        </w:rPr>
        <w:t xml:space="preserve"> en</w:t>
      </w:r>
      <w:r w:rsidR="00C17E4D" w:rsidRPr="00EF7FD8">
        <w:rPr>
          <w:rFonts w:eastAsia="Times New Roman"/>
          <w:sz w:val="23"/>
          <w:szCs w:val="23"/>
          <w:lang w:eastAsia="nl-NL"/>
        </w:rPr>
        <w:t xml:space="preserve"> </w:t>
      </w:r>
      <w:r w:rsidR="0C5C1543" w:rsidRPr="00EF7FD8">
        <w:rPr>
          <w:rFonts w:eastAsia="Times New Roman"/>
          <w:sz w:val="23"/>
          <w:szCs w:val="23"/>
          <w:lang w:eastAsia="nl-NL"/>
        </w:rPr>
        <w:t xml:space="preserve">onder </w:t>
      </w:r>
      <w:r w:rsidR="008E4595" w:rsidRPr="00EF7FD8">
        <w:rPr>
          <w:rFonts w:eastAsia="Times New Roman"/>
          <w:sz w:val="23"/>
          <w:szCs w:val="23"/>
          <w:lang w:eastAsia="nl-NL"/>
        </w:rPr>
        <w:t xml:space="preserve">hoge </w:t>
      </w:r>
      <w:r w:rsidR="0C5C1543" w:rsidRPr="00EF7FD8">
        <w:rPr>
          <w:rFonts w:eastAsia="Times New Roman"/>
          <w:sz w:val="23"/>
          <w:szCs w:val="23"/>
          <w:lang w:eastAsia="nl-NL"/>
        </w:rPr>
        <w:t>tijdsdruk genomen. Dat leidt tot ondermaatse en kortzichtige keuzes.</w:t>
      </w:r>
    </w:p>
    <w:p w14:paraId="7E081AC1" w14:textId="1FCFA99D" w:rsidR="007B21E8" w:rsidRPr="00EF7FD8" w:rsidRDefault="00AB7E96" w:rsidP="0C5C1543">
      <w:pPr>
        <w:spacing w:beforeAutospacing="1" w:afterAutospacing="1" w:line="240" w:lineRule="auto"/>
        <w:jc w:val="both"/>
        <w:rPr>
          <w:rFonts w:ascii="Times New Roman" w:eastAsia="Times New Roman" w:hAnsi="Times New Roman" w:cs="Times New Roman"/>
          <w:sz w:val="23"/>
          <w:szCs w:val="23"/>
          <w:lang w:eastAsia="nl-NL"/>
        </w:rPr>
      </w:pPr>
      <w:r w:rsidRPr="00EF7FD8">
        <w:rPr>
          <w:rFonts w:ascii="Times New Roman" w:eastAsia="Times New Roman" w:hAnsi="Times New Roman" w:cs="Times New Roman"/>
          <w:kern w:val="0"/>
          <w:sz w:val="23"/>
          <w:szCs w:val="23"/>
          <w:lang w:eastAsia="nl-NL"/>
          <w14:ligatures w14:val="none"/>
        </w:rPr>
        <w:t xml:space="preserve">Het contrast met </w:t>
      </w:r>
      <w:r w:rsidR="007B21E8" w:rsidRPr="00EF7FD8">
        <w:rPr>
          <w:rFonts w:ascii="Times New Roman" w:eastAsia="Times New Roman" w:hAnsi="Times New Roman" w:cs="Times New Roman"/>
          <w:kern w:val="0"/>
          <w:sz w:val="23"/>
          <w:szCs w:val="23"/>
          <w:lang w:eastAsia="nl-NL"/>
          <w14:ligatures w14:val="none"/>
        </w:rPr>
        <w:t xml:space="preserve">Nederland </w:t>
      </w:r>
      <w:r w:rsidR="005A52A7" w:rsidRPr="00EF7FD8">
        <w:rPr>
          <w:rFonts w:ascii="Times New Roman" w:eastAsia="Times New Roman" w:hAnsi="Times New Roman" w:cs="Times New Roman"/>
          <w:kern w:val="0"/>
          <w:sz w:val="23"/>
          <w:szCs w:val="23"/>
          <w:lang w:eastAsia="nl-NL"/>
          <w14:ligatures w14:val="none"/>
        </w:rPr>
        <w:t xml:space="preserve">maakt duidelijk </w:t>
      </w:r>
      <w:r w:rsidR="007B21E8" w:rsidRPr="00EF7FD8">
        <w:rPr>
          <w:rFonts w:ascii="Times New Roman" w:eastAsia="Times New Roman" w:hAnsi="Times New Roman" w:cs="Times New Roman"/>
          <w:kern w:val="0"/>
          <w:sz w:val="23"/>
          <w:szCs w:val="23"/>
          <w:lang w:eastAsia="nl-NL"/>
          <w14:ligatures w14:val="none"/>
        </w:rPr>
        <w:t>dat het anders kan.</w:t>
      </w:r>
      <w:r w:rsidR="007B21E8" w:rsidRPr="00EF7FD8">
        <w:rPr>
          <w:rFonts w:ascii="Times New Roman" w:eastAsia="Times New Roman" w:hAnsi="Times New Roman" w:cs="Times New Roman"/>
          <w:b/>
          <w:bCs/>
          <w:kern w:val="0"/>
          <w:sz w:val="23"/>
          <w:szCs w:val="23"/>
          <w:lang w:eastAsia="nl-NL"/>
          <w14:ligatures w14:val="none"/>
        </w:rPr>
        <w:t xml:space="preserve"> </w:t>
      </w:r>
      <w:r w:rsidR="005A52A7" w:rsidRPr="00EF7FD8">
        <w:rPr>
          <w:rFonts w:ascii="Times New Roman" w:eastAsia="Times New Roman" w:hAnsi="Times New Roman" w:cs="Times New Roman"/>
          <w:kern w:val="0"/>
          <w:sz w:val="23"/>
          <w:szCs w:val="23"/>
          <w:lang w:eastAsia="nl-NL"/>
          <w14:ligatures w14:val="none"/>
        </w:rPr>
        <w:t xml:space="preserve">Terwijl </w:t>
      </w:r>
      <w:r w:rsidR="007B21E8" w:rsidRPr="00EF7FD8">
        <w:rPr>
          <w:rFonts w:ascii="Times New Roman" w:eastAsia="Times New Roman" w:hAnsi="Times New Roman" w:cs="Times New Roman"/>
          <w:kern w:val="0"/>
          <w:sz w:val="23"/>
          <w:szCs w:val="23"/>
          <w:lang w:eastAsia="nl-NL"/>
          <w14:ligatures w14:val="none"/>
        </w:rPr>
        <w:t xml:space="preserve">in België de gesprekken </w:t>
      </w:r>
      <w:r w:rsidR="005A52A7" w:rsidRPr="00EF7FD8">
        <w:rPr>
          <w:rFonts w:ascii="Times New Roman" w:eastAsia="Times New Roman" w:hAnsi="Times New Roman" w:cs="Times New Roman"/>
          <w:kern w:val="0"/>
          <w:sz w:val="23"/>
          <w:szCs w:val="23"/>
          <w:lang w:eastAsia="nl-NL"/>
          <w14:ligatures w14:val="none"/>
        </w:rPr>
        <w:t xml:space="preserve">dan </w:t>
      </w:r>
      <w:r w:rsidR="007B21E8" w:rsidRPr="00EF7FD8">
        <w:rPr>
          <w:rFonts w:ascii="Times New Roman" w:eastAsia="Times New Roman" w:hAnsi="Times New Roman" w:cs="Times New Roman"/>
          <w:kern w:val="0"/>
          <w:sz w:val="23"/>
          <w:szCs w:val="23"/>
          <w:lang w:eastAsia="nl-NL"/>
          <w14:ligatures w14:val="none"/>
        </w:rPr>
        <w:t>nog moeten beginnen, presenteert Nederland</w:t>
      </w:r>
      <w:r w:rsidR="00787E41" w:rsidRPr="00EF7FD8">
        <w:rPr>
          <w:rFonts w:ascii="Times New Roman" w:eastAsia="Times New Roman" w:hAnsi="Times New Roman" w:cs="Times New Roman"/>
          <w:kern w:val="0"/>
          <w:sz w:val="23"/>
          <w:szCs w:val="23"/>
          <w:lang w:eastAsia="nl-NL"/>
          <w14:ligatures w14:val="none"/>
        </w:rPr>
        <w:t xml:space="preserve"> op Prinsjesdag –</w:t>
      </w:r>
      <w:r w:rsidR="007B21E8" w:rsidRPr="00EF7FD8">
        <w:rPr>
          <w:rFonts w:ascii="Times New Roman" w:eastAsia="Times New Roman" w:hAnsi="Times New Roman" w:cs="Times New Roman"/>
          <w:kern w:val="0"/>
          <w:sz w:val="23"/>
          <w:szCs w:val="23"/>
          <w:lang w:eastAsia="nl-NL"/>
          <w14:ligatures w14:val="none"/>
        </w:rPr>
        <w:t xml:space="preserve"> </w:t>
      </w:r>
      <w:r w:rsidR="001B223A" w:rsidRPr="00EF7FD8">
        <w:rPr>
          <w:rFonts w:ascii="Times New Roman" w:eastAsia="Times New Roman" w:hAnsi="Times New Roman" w:cs="Times New Roman"/>
          <w:kern w:val="0"/>
          <w:sz w:val="23"/>
          <w:szCs w:val="23"/>
          <w:lang w:eastAsia="nl-NL"/>
          <w14:ligatures w14:val="none"/>
        </w:rPr>
        <w:t>de derde dinsdag van september</w:t>
      </w:r>
      <w:r w:rsidR="00423AC1" w:rsidRPr="00EF7FD8">
        <w:rPr>
          <w:rFonts w:ascii="Times New Roman" w:eastAsia="Times New Roman" w:hAnsi="Times New Roman" w:cs="Times New Roman"/>
          <w:kern w:val="0"/>
          <w:sz w:val="23"/>
          <w:szCs w:val="23"/>
          <w:lang w:eastAsia="nl-NL"/>
          <w14:ligatures w14:val="none"/>
        </w:rPr>
        <w:t xml:space="preserve"> – </w:t>
      </w:r>
      <w:r w:rsidR="007B21E8" w:rsidRPr="00EF7FD8">
        <w:rPr>
          <w:rFonts w:ascii="Times New Roman" w:eastAsia="Times New Roman" w:hAnsi="Times New Roman" w:cs="Times New Roman"/>
          <w:sz w:val="23"/>
          <w:szCs w:val="23"/>
          <w:lang w:eastAsia="nl-NL"/>
        </w:rPr>
        <w:t>al een volledige, onderbouwde en publiek toegelichte begroting</w:t>
      </w:r>
      <w:r w:rsidR="007B21E8" w:rsidRPr="00EF7FD8">
        <w:rPr>
          <w:rFonts w:ascii="Times New Roman" w:eastAsia="Times New Roman" w:hAnsi="Times New Roman" w:cs="Times New Roman"/>
          <w:kern w:val="0"/>
          <w:sz w:val="23"/>
          <w:szCs w:val="23"/>
          <w:lang w:eastAsia="nl-NL"/>
          <w14:ligatures w14:val="none"/>
        </w:rPr>
        <w:t xml:space="preserve">. </w:t>
      </w:r>
      <w:r w:rsidR="0C5C1543" w:rsidRPr="00EF7FD8">
        <w:rPr>
          <w:rFonts w:ascii="Times New Roman" w:eastAsia="Times New Roman" w:hAnsi="Times New Roman" w:cs="Times New Roman"/>
          <w:sz w:val="23"/>
          <w:szCs w:val="23"/>
          <w:lang w:eastAsia="nl-NL"/>
        </w:rPr>
        <w:t>D</w:t>
      </w:r>
      <w:r w:rsidR="000D5895" w:rsidRPr="00EF7FD8">
        <w:rPr>
          <w:rFonts w:ascii="Times New Roman" w:eastAsia="Times New Roman" w:hAnsi="Times New Roman" w:cs="Times New Roman"/>
          <w:sz w:val="23"/>
          <w:szCs w:val="23"/>
          <w:lang w:eastAsia="nl-NL"/>
        </w:rPr>
        <w:t>i</w:t>
      </w:r>
      <w:r w:rsidR="0C5C1543" w:rsidRPr="00EF7FD8">
        <w:rPr>
          <w:rFonts w:ascii="Times New Roman" w:eastAsia="Times New Roman" w:hAnsi="Times New Roman" w:cs="Times New Roman"/>
          <w:sz w:val="23"/>
          <w:szCs w:val="23"/>
          <w:lang w:eastAsia="nl-NL"/>
        </w:rPr>
        <w:t xml:space="preserve">e stiptheid </w:t>
      </w:r>
      <w:r w:rsidR="005426BF" w:rsidRPr="00EF7FD8">
        <w:rPr>
          <w:rFonts w:ascii="Times New Roman" w:eastAsia="Times New Roman" w:hAnsi="Times New Roman" w:cs="Times New Roman"/>
          <w:sz w:val="23"/>
          <w:szCs w:val="23"/>
          <w:lang w:eastAsia="nl-NL"/>
        </w:rPr>
        <w:t xml:space="preserve">is alleen mogelijk omdat </w:t>
      </w:r>
      <w:r w:rsidR="0C5C1543" w:rsidRPr="00EF7FD8">
        <w:rPr>
          <w:rFonts w:ascii="Times New Roman" w:eastAsia="Times New Roman" w:hAnsi="Times New Roman" w:cs="Times New Roman"/>
          <w:sz w:val="23"/>
          <w:szCs w:val="23"/>
          <w:lang w:eastAsia="nl-NL"/>
        </w:rPr>
        <w:t xml:space="preserve">in Nederland al </w:t>
      </w:r>
      <w:r w:rsidR="00D35FF9" w:rsidRPr="00EF7FD8">
        <w:rPr>
          <w:rFonts w:ascii="Times New Roman" w:eastAsia="Times New Roman" w:hAnsi="Times New Roman" w:cs="Times New Roman"/>
          <w:sz w:val="23"/>
          <w:szCs w:val="23"/>
          <w:lang w:eastAsia="nl-NL"/>
        </w:rPr>
        <w:t xml:space="preserve">bij het begin van de regeerperiode </w:t>
      </w:r>
      <w:r w:rsidR="0C5C1543" w:rsidRPr="00EF7FD8">
        <w:rPr>
          <w:rFonts w:ascii="Times New Roman" w:eastAsia="Times New Roman" w:hAnsi="Times New Roman" w:cs="Times New Roman"/>
          <w:sz w:val="23"/>
          <w:szCs w:val="23"/>
          <w:lang w:eastAsia="nl-NL"/>
        </w:rPr>
        <w:t xml:space="preserve">politieke overeenstemming </w:t>
      </w:r>
      <w:r w:rsidR="00B06DA4" w:rsidRPr="00EF7FD8">
        <w:rPr>
          <w:rFonts w:ascii="Times New Roman" w:eastAsia="Times New Roman" w:hAnsi="Times New Roman" w:cs="Times New Roman"/>
          <w:sz w:val="23"/>
          <w:szCs w:val="23"/>
          <w:lang w:eastAsia="nl-NL"/>
        </w:rPr>
        <w:t xml:space="preserve">bestaat </w:t>
      </w:r>
      <w:r w:rsidR="0C5C1543" w:rsidRPr="00EF7FD8">
        <w:rPr>
          <w:rFonts w:ascii="Times New Roman" w:eastAsia="Times New Roman" w:hAnsi="Times New Roman" w:cs="Times New Roman"/>
          <w:sz w:val="23"/>
          <w:szCs w:val="23"/>
          <w:lang w:eastAsia="nl-NL"/>
        </w:rPr>
        <w:t xml:space="preserve">over het beoogde </w:t>
      </w:r>
      <w:r w:rsidR="00CA2E85" w:rsidRPr="00EF7FD8">
        <w:rPr>
          <w:rFonts w:ascii="Times New Roman" w:eastAsia="Times New Roman" w:hAnsi="Times New Roman" w:cs="Times New Roman"/>
          <w:sz w:val="23"/>
          <w:szCs w:val="23"/>
          <w:lang w:eastAsia="nl-NL"/>
        </w:rPr>
        <w:t>uitgaventraject</w:t>
      </w:r>
      <w:r w:rsidR="0C5C1543" w:rsidRPr="00EF7FD8">
        <w:rPr>
          <w:rFonts w:ascii="Times New Roman" w:eastAsia="Times New Roman" w:hAnsi="Times New Roman" w:cs="Times New Roman"/>
          <w:sz w:val="23"/>
          <w:szCs w:val="23"/>
          <w:lang w:eastAsia="nl-NL"/>
        </w:rPr>
        <w:t xml:space="preserve">. </w:t>
      </w:r>
    </w:p>
    <w:p w14:paraId="14E98454" w14:textId="6895297A" w:rsidR="002D625E" w:rsidRPr="00A60D20" w:rsidRDefault="002D625E" w:rsidP="00A60D20">
      <w:pPr>
        <w:spacing w:beforeAutospacing="1" w:afterAutospacing="1" w:line="240" w:lineRule="auto"/>
        <w:jc w:val="both"/>
        <w:rPr>
          <w:rFonts w:ascii="Times New Roman" w:eastAsia="Times New Roman" w:hAnsi="Times New Roman" w:cs="Times New Roman"/>
          <w:sz w:val="23"/>
          <w:szCs w:val="23"/>
          <w:lang w:eastAsia="nl-NL"/>
        </w:rPr>
      </w:pPr>
      <w:r w:rsidRPr="00A60D20">
        <w:rPr>
          <w:rFonts w:ascii="Times New Roman" w:eastAsia="Times New Roman" w:hAnsi="Times New Roman" w:cs="Times New Roman"/>
          <w:sz w:val="23"/>
          <w:szCs w:val="23"/>
          <w:lang w:eastAsia="nl-NL"/>
        </w:rPr>
        <w:t xml:space="preserve">Hoewel het nieuwe Europese begrotingskader duidelijke doelstellingen en landentrajecten bevat, ontbreekt in België een nationaal verankerd, bindend </w:t>
      </w:r>
      <w:proofErr w:type="spellStart"/>
      <w:r w:rsidRPr="00A60D20">
        <w:rPr>
          <w:rFonts w:ascii="Times New Roman" w:eastAsia="Times New Roman" w:hAnsi="Times New Roman" w:cs="Times New Roman"/>
          <w:sz w:val="23"/>
          <w:szCs w:val="23"/>
          <w:lang w:eastAsia="nl-NL"/>
        </w:rPr>
        <w:t>langetermijnkader</w:t>
      </w:r>
      <w:proofErr w:type="spellEnd"/>
      <w:r w:rsidRPr="00A60D20">
        <w:rPr>
          <w:rFonts w:ascii="Times New Roman" w:eastAsia="Times New Roman" w:hAnsi="Times New Roman" w:cs="Times New Roman"/>
          <w:sz w:val="23"/>
          <w:szCs w:val="23"/>
          <w:lang w:eastAsia="nl-NL"/>
        </w:rPr>
        <w:t xml:space="preserve"> voor het begrotingsbeleid. Daardoor weegt de economische cyclus te zwaar door op de overheidsfinanciën. In gunstige jaren worden tekorten onvoldoende afgebouwd; in zwakkere jaren lopen ze verder op. Meevallers leiden vaak tot nieuwe uitgaven, terwijl tegenvallers worden opgevangen via hogere belastingen of extra schuldfinanciering. Bovendien ontbreken bindende afspraken tussen </w:t>
      </w:r>
      <w:r w:rsidR="00626A8B" w:rsidRPr="00A60D20">
        <w:rPr>
          <w:rFonts w:ascii="Times New Roman" w:eastAsia="Times New Roman" w:hAnsi="Times New Roman" w:cs="Times New Roman"/>
          <w:sz w:val="23"/>
          <w:szCs w:val="23"/>
          <w:lang w:eastAsia="nl-NL"/>
        </w:rPr>
        <w:t xml:space="preserve">de </w:t>
      </w:r>
      <w:r w:rsidRPr="00A60D20">
        <w:rPr>
          <w:rFonts w:ascii="Times New Roman" w:eastAsia="Times New Roman" w:hAnsi="Times New Roman" w:cs="Times New Roman"/>
          <w:sz w:val="23"/>
          <w:szCs w:val="23"/>
          <w:lang w:eastAsia="nl-NL"/>
        </w:rPr>
        <w:t xml:space="preserve">federale overheid </w:t>
      </w:r>
      <w:r w:rsidR="00626A8B" w:rsidRPr="00A60D20">
        <w:rPr>
          <w:rFonts w:ascii="Times New Roman" w:eastAsia="Times New Roman" w:hAnsi="Times New Roman" w:cs="Times New Roman"/>
          <w:sz w:val="23"/>
          <w:szCs w:val="23"/>
          <w:lang w:eastAsia="nl-NL"/>
        </w:rPr>
        <w:t>en de deelstaten</w:t>
      </w:r>
      <w:r w:rsidRPr="00A60D20">
        <w:rPr>
          <w:rFonts w:ascii="Times New Roman" w:eastAsia="Times New Roman" w:hAnsi="Times New Roman" w:cs="Times New Roman"/>
          <w:sz w:val="23"/>
          <w:szCs w:val="23"/>
          <w:lang w:eastAsia="nl-NL"/>
        </w:rPr>
        <w:t xml:space="preserve">, terwijl Europa wel een gecoördineerde begroting verwacht. Een geloofwaardig nationaal kader is nodig om het Europese traject op een consistente manier te vertalen naar </w:t>
      </w:r>
      <w:r w:rsidR="007569EC" w:rsidRPr="00A60D20">
        <w:rPr>
          <w:rFonts w:ascii="Times New Roman" w:eastAsia="Times New Roman" w:hAnsi="Times New Roman" w:cs="Times New Roman"/>
          <w:sz w:val="23"/>
          <w:szCs w:val="23"/>
          <w:lang w:eastAsia="nl-NL"/>
        </w:rPr>
        <w:t xml:space="preserve">federale </w:t>
      </w:r>
      <w:r w:rsidR="00211465">
        <w:rPr>
          <w:rFonts w:ascii="Times New Roman" w:eastAsia="Times New Roman" w:hAnsi="Times New Roman" w:cs="Times New Roman"/>
          <w:sz w:val="23"/>
          <w:szCs w:val="23"/>
          <w:lang w:eastAsia="nl-NL"/>
        </w:rPr>
        <w:t>overheid</w:t>
      </w:r>
      <w:r w:rsidR="007569EC" w:rsidRPr="00A60D20">
        <w:rPr>
          <w:rFonts w:ascii="Times New Roman" w:eastAsia="Times New Roman" w:hAnsi="Times New Roman" w:cs="Times New Roman"/>
          <w:sz w:val="23"/>
          <w:szCs w:val="23"/>
          <w:lang w:eastAsia="nl-NL"/>
        </w:rPr>
        <w:t xml:space="preserve"> en de deelentiteiten</w:t>
      </w:r>
      <w:r w:rsidRPr="00A60D20">
        <w:rPr>
          <w:rFonts w:ascii="Times New Roman" w:eastAsia="Times New Roman" w:hAnsi="Times New Roman" w:cs="Times New Roman"/>
          <w:sz w:val="23"/>
          <w:szCs w:val="23"/>
          <w:lang w:eastAsia="nl-NL"/>
        </w:rPr>
        <w:t>. Het huidige proces biedt weinig stabiliteit en geeft onvoldoende richting om grote uitdagingen – zoals vergrijzing, stijgende zorgkosten, noodzakelijke investeringen, oplopende rentelasten en klimaatverplichtingen – tijdig en ordelijk aan te pakken.</w:t>
      </w:r>
    </w:p>
    <w:p w14:paraId="45FBCB46" w14:textId="1347BCD7" w:rsidR="007B21E8" w:rsidRPr="00EF7FD8" w:rsidRDefault="007B21E8" w:rsidP="00D61292">
      <w:pPr>
        <w:spacing w:beforeAutospacing="1" w:after="0" w:line="240" w:lineRule="auto"/>
        <w:jc w:val="both"/>
        <w:rPr>
          <w:rFonts w:ascii="Times New Roman" w:eastAsia="Times New Roman" w:hAnsi="Times New Roman" w:cs="Times New Roman"/>
          <w:sz w:val="23"/>
          <w:szCs w:val="23"/>
          <w:lang w:eastAsia="nl-NL"/>
        </w:rPr>
      </w:pPr>
      <w:r w:rsidRPr="00EF7FD8">
        <w:rPr>
          <w:rFonts w:ascii="Times New Roman" w:eastAsia="Times New Roman" w:hAnsi="Times New Roman" w:cs="Times New Roman"/>
          <w:kern w:val="0"/>
          <w:sz w:val="23"/>
          <w:szCs w:val="23"/>
          <w:lang w:eastAsia="nl-NL"/>
          <w14:ligatures w14:val="none"/>
        </w:rPr>
        <w:t xml:space="preserve">In deze brief formuleren wij </w:t>
      </w:r>
      <w:r w:rsidR="0C5C1543" w:rsidRPr="00EF7FD8">
        <w:rPr>
          <w:rFonts w:ascii="Times New Roman" w:eastAsia="Times New Roman" w:hAnsi="Times New Roman" w:cs="Times New Roman"/>
          <w:sz w:val="23"/>
          <w:szCs w:val="23"/>
          <w:lang w:eastAsia="nl-NL"/>
        </w:rPr>
        <w:t xml:space="preserve">vier </w:t>
      </w:r>
      <w:r w:rsidRPr="00EF7FD8">
        <w:rPr>
          <w:rFonts w:ascii="Times New Roman" w:eastAsia="Times New Roman" w:hAnsi="Times New Roman" w:cs="Times New Roman"/>
          <w:kern w:val="0"/>
          <w:sz w:val="23"/>
          <w:szCs w:val="23"/>
          <w:lang w:eastAsia="nl-NL"/>
          <w14:ligatures w14:val="none"/>
        </w:rPr>
        <w:t xml:space="preserve">voorstellen </w:t>
      </w:r>
      <w:r w:rsidR="0C5C1543" w:rsidRPr="00EF7FD8">
        <w:rPr>
          <w:rFonts w:ascii="Times New Roman" w:eastAsia="Times New Roman" w:hAnsi="Times New Roman" w:cs="Times New Roman"/>
          <w:sz w:val="23"/>
          <w:szCs w:val="23"/>
          <w:lang w:eastAsia="nl-NL"/>
        </w:rPr>
        <w:t>ter verbetering</w:t>
      </w:r>
      <w:r w:rsidRPr="00EF7FD8">
        <w:rPr>
          <w:rFonts w:ascii="Times New Roman" w:eastAsia="Times New Roman" w:hAnsi="Times New Roman" w:cs="Times New Roman"/>
          <w:kern w:val="0"/>
          <w:sz w:val="23"/>
          <w:szCs w:val="23"/>
          <w:lang w:eastAsia="nl-NL"/>
          <w14:ligatures w14:val="none"/>
        </w:rPr>
        <w:t>:</w:t>
      </w:r>
    </w:p>
    <w:p w14:paraId="365AC33F" w14:textId="540908E1" w:rsidR="007B21E8" w:rsidRPr="00EF7FD8" w:rsidRDefault="0C5C1543" w:rsidP="5FEDB42E">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sz w:val="23"/>
          <w:szCs w:val="23"/>
          <w:lang w:eastAsia="nl-NL"/>
        </w:rPr>
        <w:t xml:space="preserve">een </w:t>
      </w:r>
      <w:proofErr w:type="spellStart"/>
      <w:r w:rsidRPr="00EF7FD8">
        <w:rPr>
          <w:rFonts w:ascii="Times New Roman" w:eastAsia="Times New Roman" w:hAnsi="Times New Roman" w:cs="Times New Roman"/>
          <w:sz w:val="23"/>
          <w:szCs w:val="23"/>
          <w:lang w:eastAsia="nl-NL"/>
        </w:rPr>
        <w:t>middellangetermijnkader</w:t>
      </w:r>
      <w:proofErr w:type="spellEnd"/>
      <w:r w:rsidRPr="00EF7FD8">
        <w:rPr>
          <w:rFonts w:ascii="Times New Roman" w:eastAsia="Times New Roman" w:hAnsi="Times New Roman" w:cs="Times New Roman"/>
          <w:sz w:val="23"/>
          <w:szCs w:val="23"/>
          <w:lang w:eastAsia="nl-NL"/>
        </w:rPr>
        <w:t xml:space="preserve"> en </w:t>
      </w:r>
      <w:r w:rsidR="007B21E8" w:rsidRPr="00EF7FD8">
        <w:rPr>
          <w:rFonts w:ascii="Times New Roman" w:eastAsia="Times New Roman" w:hAnsi="Times New Roman" w:cs="Times New Roman"/>
          <w:kern w:val="0"/>
          <w:sz w:val="23"/>
          <w:szCs w:val="23"/>
          <w:lang w:eastAsia="nl-NL"/>
          <w14:ligatures w14:val="none"/>
        </w:rPr>
        <w:t>uitgavenplafonds,</w:t>
      </w:r>
    </w:p>
    <w:p w14:paraId="53012519" w14:textId="4B6C20CA" w:rsidR="007B21E8" w:rsidRPr="00EF7FD8" w:rsidRDefault="007B21E8" w:rsidP="003C38F3">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kern w:val="0"/>
          <w:sz w:val="23"/>
          <w:szCs w:val="23"/>
          <w:lang w:eastAsia="nl-NL"/>
          <w14:ligatures w14:val="none"/>
        </w:rPr>
        <w:t xml:space="preserve">een bindende verdeling van de inspanningen tussen de </w:t>
      </w:r>
      <w:r w:rsidR="004521D5" w:rsidRPr="004521D5">
        <w:rPr>
          <w:rFonts w:ascii="Times New Roman" w:eastAsia="Times New Roman" w:hAnsi="Times New Roman" w:cs="Times New Roman"/>
          <w:kern w:val="0"/>
          <w:sz w:val="23"/>
          <w:szCs w:val="23"/>
          <w:lang w:eastAsia="nl-NL"/>
          <w14:ligatures w14:val="none"/>
        </w:rPr>
        <w:t xml:space="preserve">federale </w:t>
      </w:r>
      <w:r w:rsidR="00A60D20">
        <w:rPr>
          <w:rFonts w:ascii="Times New Roman" w:eastAsia="Times New Roman" w:hAnsi="Times New Roman" w:cs="Times New Roman"/>
          <w:kern w:val="0"/>
          <w:sz w:val="23"/>
          <w:szCs w:val="23"/>
          <w:lang w:eastAsia="nl-NL"/>
          <w14:ligatures w14:val="none"/>
        </w:rPr>
        <w:t>overheid</w:t>
      </w:r>
      <w:r w:rsidR="004521D5" w:rsidRPr="004521D5">
        <w:rPr>
          <w:rFonts w:ascii="Times New Roman" w:eastAsia="Times New Roman" w:hAnsi="Times New Roman" w:cs="Times New Roman"/>
          <w:kern w:val="0"/>
          <w:sz w:val="23"/>
          <w:szCs w:val="23"/>
          <w:lang w:eastAsia="nl-NL"/>
          <w14:ligatures w14:val="none"/>
        </w:rPr>
        <w:t xml:space="preserve"> en de deelentiteiten</w:t>
      </w:r>
      <w:r w:rsidRPr="00EF7FD8">
        <w:rPr>
          <w:rFonts w:ascii="Times New Roman" w:eastAsia="Times New Roman" w:hAnsi="Times New Roman" w:cs="Times New Roman"/>
          <w:kern w:val="0"/>
          <w:sz w:val="23"/>
          <w:szCs w:val="23"/>
          <w:lang w:eastAsia="nl-NL"/>
          <w14:ligatures w14:val="none"/>
        </w:rPr>
        <w:t>,</w:t>
      </w:r>
    </w:p>
    <w:p w14:paraId="6DF9086C" w14:textId="77777777" w:rsidR="007B21E8" w:rsidRPr="00EF7FD8" w:rsidRDefault="007B21E8" w:rsidP="003C38F3">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kern w:val="0"/>
          <w:sz w:val="23"/>
          <w:szCs w:val="23"/>
          <w:lang w:eastAsia="nl-NL"/>
          <w14:ligatures w14:val="none"/>
        </w:rPr>
        <w:t>een hervormde begrotingskalender, en</w:t>
      </w:r>
    </w:p>
    <w:p w14:paraId="06A29CE0" w14:textId="168D3956" w:rsidR="006C497B" w:rsidRPr="00EF7FD8" w:rsidRDefault="007B21E8" w:rsidP="006C497B">
      <w:pPr>
        <w:numPr>
          <w:ilvl w:val="0"/>
          <w:numId w:val="2"/>
        </w:numPr>
        <w:spacing w:before="100" w:beforeAutospacing="1" w:after="100"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kern w:val="0"/>
          <w:sz w:val="23"/>
          <w:szCs w:val="23"/>
          <w:lang w:eastAsia="nl-NL"/>
          <w14:ligatures w14:val="none"/>
        </w:rPr>
        <w:t>een versterkte transparantie en verantwoordingscultuur.</w:t>
      </w:r>
    </w:p>
    <w:p w14:paraId="1AB62582" w14:textId="77777777" w:rsidR="00BF19B8" w:rsidRPr="00EF7FD8" w:rsidRDefault="00BF19B8" w:rsidP="00BF19B8">
      <w:pPr>
        <w:pStyle w:val="ListParagraph"/>
        <w:keepNext/>
        <w:spacing w:before="100" w:beforeAutospacing="1" w:after="100" w:afterAutospacing="1" w:line="240" w:lineRule="auto"/>
        <w:ind w:left="357"/>
        <w:jc w:val="both"/>
        <w:rPr>
          <w:rFonts w:ascii="Times New Roman" w:eastAsia="Times New Roman" w:hAnsi="Times New Roman" w:cs="Times New Roman"/>
          <w:b/>
          <w:bCs/>
          <w:sz w:val="23"/>
          <w:szCs w:val="23"/>
          <w:lang w:eastAsia="nl-NL"/>
        </w:rPr>
      </w:pPr>
    </w:p>
    <w:p w14:paraId="18CB4358" w14:textId="282B284F" w:rsidR="0EF1CC74" w:rsidRPr="00EF7FD8" w:rsidRDefault="532B3A9E" w:rsidP="00204FC6">
      <w:pPr>
        <w:pStyle w:val="ListParagraph"/>
        <w:keepNext/>
        <w:numPr>
          <w:ilvl w:val="0"/>
          <w:numId w:val="1"/>
        </w:numPr>
        <w:spacing w:before="100" w:beforeAutospacing="1" w:after="100" w:afterAutospacing="1" w:line="240" w:lineRule="auto"/>
        <w:ind w:left="357" w:hanging="357"/>
        <w:jc w:val="both"/>
        <w:rPr>
          <w:rFonts w:ascii="Times New Roman" w:eastAsia="Times New Roman" w:hAnsi="Times New Roman" w:cs="Times New Roman"/>
          <w:b/>
          <w:bCs/>
          <w:sz w:val="23"/>
          <w:szCs w:val="23"/>
          <w:lang w:eastAsia="nl-NL"/>
        </w:rPr>
      </w:pPr>
      <w:proofErr w:type="spellStart"/>
      <w:r w:rsidRPr="00EF7FD8">
        <w:rPr>
          <w:rFonts w:ascii="Times New Roman" w:eastAsia="Times New Roman" w:hAnsi="Times New Roman" w:cs="Times New Roman"/>
          <w:b/>
          <w:bCs/>
          <w:sz w:val="23"/>
          <w:szCs w:val="23"/>
          <w:lang w:eastAsia="nl-NL"/>
        </w:rPr>
        <w:t>Middellangetermij</w:t>
      </w:r>
      <w:r w:rsidR="00C171F0" w:rsidRPr="00EF7FD8">
        <w:rPr>
          <w:rFonts w:ascii="Times New Roman" w:eastAsia="Times New Roman" w:hAnsi="Times New Roman" w:cs="Times New Roman"/>
          <w:b/>
          <w:bCs/>
          <w:sz w:val="23"/>
          <w:szCs w:val="23"/>
          <w:lang w:eastAsia="nl-NL"/>
        </w:rPr>
        <w:t>n</w:t>
      </w:r>
      <w:r w:rsidRPr="00EF7FD8">
        <w:rPr>
          <w:rFonts w:ascii="Times New Roman" w:eastAsia="Times New Roman" w:hAnsi="Times New Roman" w:cs="Times New Roman"/>
          <w:b/>
          <w:bCs/>
          <w:sz w:val="23"/>
          <w:szCs w:val="23"/>
          <w:lang w:eastAsia="nl-NL"/>
        </w:rPr>
        <w:t>kader</w:t>
      </w:r>
      <w:proofErr w:type="spellEnd"/>
      <w:r w:rsidRPr="00EF7FD8">
        <w:rPr>
          <w:rFonts w:ascii="Times New Roman" w:eastAsia="Times New Roman" w:hAnsi="Times New Roman" w:cs="Times New Roman"/>
          <w:b/>
          <w:bCs/>
          <w:sz w:val="23"/>
          <w:szCs w:val="23"/>
          <w:lang w:eastAsia="nl-NL"/>
        </w:rPr>
        <w:t xml:space="preserve"> en uitgavenplafonds</w:t>
      </w:r>
    </w:p>
    <w:p w14:paraId="5F4B68BB" w14:textId="57056986" w:rsidR="0069207E" w:rsidRDefault="0069207E" w:rsidP="003043FF">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69207E">
        <w:rPr>
          <w:rFonts w:ascii="Times New Roman" w:eastAsia="Times New Roman" w:hAnsi="Times New Roman" w:cs="Times New Roman"/>
          <w:kern w:val="0"/>
          <w:sz w:val="23"/>
          <w:szCs w:val="23"/>
          <w:lang w:eastAsia="nl-NL"/>
          <w14:ligatures w14:val="none"/>
        </w:rPr>
        <w:t xml:space="preserve">Binnen het begrotingsbeleid moet de focus verschuiven van het volgende jaar naar de middellange termijn. De kern is dat niet langer elk jaar opnieuw wordt beslist hoeveel er precies moet worden bespaard of uitgegeven. </w:t>
      </w:r>
      <w:bookmarkStart w:id="0" w:name="_Hlk223079550"/>
      <w:r w:rsidRPr="0069207E">
        <w:rPr>
          <w:rFonts w:ascii="Times New Roman" w:eastAsia="Times New Roman" w:hAnsi="Times New Roman" w:cs="Times New Roman"/>
          <w:kern w:val="0"/>
          <w:sz w:val="23"/>
          <w:szCs w:val="23"/>
          <w:lang w:eastAsia="nl-NL"/>
          <w14:ligatures w14:val="none"/>
        </w:rPr>
        <w:t xml:space="preserve">Dat vraagt om trendmatig begrotingsbeleid met meerjarige uitgavenplafonds: vooraf vastgelegde maxima voor de </w:t>
      </w:r>
      <w:ins w:id="1" w:author="Kevin Spiritus" w:date="2026-02-27T10:11:00Z" w16du:dateUtc="2026-02-27T09:11:00Z">
        <w:r w:rsidR="000067AB">
          <w:rPr>
            <w:rFonts w:ascii="Times New Roman" w:eastAsia="Times New Roman" w:hAnsi="Times New Roman" w:cs="Times New Roman"/>
            <w:kern w:val="0"/>
            <w:sz w:val="23"/>
            <w:szCs w:val="23"/>
            <w:lang w:eastAsia="nl-NL"/>
            <w14:ligatures w14:val="none"/>
          </w:rPr>
          <w:t xml:space="preserve">beleidsmatige </w:t>
        </w:r>
      </w:ins>
      <w:r w:rsidRPr="0069207E">
        <w:rPr>
          <w:rFonts w:ascii="Times New Roman" w:eastAsia="Times New Roman" w:hAnsi="Times New Roman" w:cs="Times New Roman"/>
          <w:kern w:val="0"/>
          <w:sz w:val="23"/>
          <w:szCs w:val="23"/>
          <w:lang w:eastAsia="nl-NL"/>
          <w14:ligatures w14:val="none"/>
        </w:rPr>
        <w:t xml:space="preserve">uitgaven, over meerdere jaren. </w:t>
      </w:r>
      <w:bookmarkEnd w:id="0"/>
      <w:r w:rsidRPr="0069207E">
        <w:rPr>
          <w:rFonts w:ascii="Times New Roman" w:eastAsia="Times New Roman" w:hAnsi="Times New Roman" w:cs="Times New Roman"/>
          <w:kern w:val="0"/>
          <w:sz w:val="23"/>
          <w:szCs w:val="23"/>
          <w:lang w:eastAsia="nl-NL"/>
          <w14:ligatures w14:val="none"/>
        </w:rPr>
        <w:t>Zo wordt het beleid voorspelbaarder en leiden schokken niet tot ad-</w:t>
      </w:r>
      <w:proofErr w:type="spellStart"/>
      <w:r w:rsidRPr="0069207E">
        <w:rPr>
          <w:rFonts w:ascii="Times New Roman" w:eastAsia="Times New Roman" w:hAnsi="Times New Roman" w:cs="Times New Roman"/>
          <w:kern w:val="0"/>
          <w:sz w:val="23"/>
          <w:szCs w:val="23"/>
          <w:lang w:eastAsia="nl-NL"/>
          <w14:ligatures w14:val="none"/>
        </w:rPr>
        <w:t>hocbeslissingen</w:t>
      </w:r>
      <w:proofErr w:type="spellEnd"/>
      <w:r w:rsidRPr="0069207E">
        <w:rPr>
          <w:rFonts w:ascii="Times New Roman" w:eastAsia="Times New Roman" w:hAnsi="Times New Roman" w:cs="Times New Roman"/>
          <w:kern w:val="0"/>
          <w:sz w:val="23"/>
          <w:szCs w:val="23"/>
          <w:lang w:eastAsia="nl-NL"/>
          <w14:ligatures w14:val="none"/>
        </w:rPr>
        <w:t>.</w:t>
      </w:r>
    </w:p>
    <w:p w14:paraId="69A0FA90" w14:textId="20E6CC7A" w:rsidR="003043FF" w:rsidRPr="003043FF" w:rsidRDefault="003043FF" w:rsidP="003043FF">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3043FF">
        <w:rPr>
          <w:rFonts w:ascii="Times New Roman" w:eastAsia="Times New Roman" w:hAnsi="Times New Roman" w:cs="Times New Roman"/>
          <w:kern w:val="0"/>
          <w:sz w:val="23"/>
          <w:szCs w:val="23"/>
          <w:lang w:eastAsia="nl-NL"/>
          <w14:ligatures w14:val="none"/>
        </w:rPr>
        <w:t xml:space="preserve">Die meerjarige plafonds moeten vertrekken van een realistisch traject naar houdbare overheidsfinanciën, en duidelijk aangeven welk deel van de inspanning bij de federale overheid en welk deel bij de deelentiteiten ligt. Omdat verkiezingskalenders niet samenvallen, is het </w:t>
      </w:r>
      <w:r w:rsidR="00126BE8">
        <w:rPr>
          <w:rFonts w:ascii="Times New Roman" w:eastAsia="Times New Roman" w:hAnsi="Times New Roman" w:cs="Times New Roman"/>
          <w:kern w:val="0"/>
          <w:sz w:val="23"/>
          <w:szCs w:val="23"/>
          <w:lang w:eastAsia="nl-NL"/>
          <w14:ligatures w14:val="none"/>
        </w:rPr>
        <w:t>aangewezen</w:t>
      </w:r>
      <w:r w:rsidRPr="003043FF">
        <w:rPr>
          <w:rFonts w:ascii="Times New Roman" w:eastAsia="Times New Roman" w:hAnsi="Times New Roman" w:cs="Times New Roman"/>
          <w:kern w:val="0"/>
          <w:sz w:val="23"/>
          <w:szCs w:val="23"/>
          <w:lang w:eastAsia="nl-NL"/>
          <w14:ligatures w14:val="none"/>
        </w:rPr>
        <w:t xml:space="preserve"> </w:t>
      </w:r>
      <w:r w:rsidRPr="003043FF">
        <w:rPr>
          <w:rFonts w:ascii="Times New Roman" w:eastAsia="Times New Roman" w:hAnsi="Times New Roman" w:cs="Times New Roman"/>
          <w:kern w:val="0"/>
          <w:sz w:val="23"/>
          <w:szCs w:val="23"/>
          <w:lang w:eastAsia="nl-NL"/>
          <w14:ligatures w14:val="none"/>
        </w:rPr>
        <w:lastRenderedPageBreak/>
        <w:t>om die beslissingen te koppelen aan het Europese meerjarige traject, zodat België één consistent kader heeft dat doorwerkt op alle bestuursniveaus.</w:t>
      </w:r>
    </w:p>
    <w:p w14:paraId="26BFC86B" w14:textId="77777777" w:rsidR="00ED185E" w:rsidRDefault="00ED185E" w:rsidP="003043FF">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ED185E">
        <w:rPr>
          <w:rFonts w:ascii="Times New Roman" w:eastAsia="Times New Roman" w:hAnsi="Times New Roman" w:cs="Times New Roman"/>
          <w:kern w:val="0"/>
          <w:sz w:val="23"/>
          <w:szCs w:val="23"/>
          <w:lang w:eastAsia="nl-NL"/>
          <w14:ligatures w14:val="none"/>
        </w:rPr>
        <w:t xml:space="preserve">Zo’n kader maakt het beleid minder gevoelig voor conjunctuurschommelingen. In zwakkere jaren kunnen de automatische stabilisatoren hun werk doen zonder dat meteen slecht getimede noodmaatregelen worden afgedwongen; in betere jaren wordt vermeden dat meevallers automatisch worden omgezet in permanente nieuwe uitgaven. Afwijkingen van het traject kunnen alleen bij duidelijk omschreven uitzonderlijke omstandigheden (zoals oorlog, rampen, epidemieën of een zware recessie), met transparante verantwoording en een geloofwaardig </w:t>
      </w:r>
      <w:proofErr w:type="spellStart"/>
      <w:r w:rsidRPr="00ED185E">
        <w:rPr>
          <w:rFonts w:ascii="Times New Roman" w:eastAsia="Times New Roman" w:hAnsi="Times New Roman" w:cs="Times New Roman"/>
          <w:kern w:val="0"/>
          <w:sz w:val="23"/>
          <w:szCs w:val="23"/>
          <w:lang w:eastAsia="nl-NL"/>
          <w14:ligatures w14:val="none"/>
        </w:rPr>
        <w:t>herstelpad</w:t>
      </w:r>
      <w:proofErr w:type="spellEnd"/>
      <w:r w:rsidRPr="00ED185E">
        <w:rPr>
          <w:rFonts w:ascii="Times New Roman" w:eastAsia="Times New Roman" w:hAnsi="Times New Roman" w:cs="Times New Roman"/>
          <w:kern w:val="0"/>
          <w:sz w:val="23"/>
          <w:szCs w:val="23"/>
          <w:lang w:eastAsia="nl-NL"/>
          <w14:ligatures w14:val="none"/>
        </w:rPr>
        <w:t>.</w:t>
      </w:r>
    </w:p>
    <w:p w14:paraId="79573AD2" w14:textId="38A95E33" w:rsidR="00ED185E" w:rsidRDefault="00ED185E" w:rsidP="003043FF">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ED185E">
        <w:rPr>
          <w:rFonts w:ascii="Times New Roman" w:eastAsia="Times New Roman" w:hAnsi="Times New Roman" w:cs="Times New Roman"/>
          <w:kern w:val="0"/>
          <w:sz w:val="23"/>
          <w:szCs w:val="23"/>
          <w:lang w:eastAsia="nl-NL"/>
          <w14:ligatures w14:val="none"/>
        </w:rPr>
        <w:t xml:space="preserve">Ook de inkomstenzijde vraagt duidelijke spelregels. Een mogelijkheid is een schot tussen inkomsten en uitgaven, zodat onverwachte inkomstenmeevallers niet automatisch worden besteed en tegenvallers niet automatisch leiden tot ad-hoc belastingverhogingen. Een alternatief is een expliciet meerjarig </w:t>
      </w:r>
      <w:proofErr w:type="spellStart"/>
      <w:r w:rsidRPr="00ED185E">
        <w:rPr>
          <w:rFonts w:ascii="Times New Roman" w:eastAsia="Times New Roman" w:hAnsi="Times New Roman" w:cs="Times New Roman"/>
          <w:kern w:val="0"/>
          <w:sz w:val="23"/>
          <w:szCs w:val="23"/>
          <w:lang w:eastAsia="nl-NL"/>
          <w14:ligatures w14:val="none"/>
        </w:rPr>
        <w:t>lastenpad</w:t>
      </w:r>
      <w:proofErr w:type="spellEnd"/>
      <w:r w:rsidRPr="00ED185E">
        <w:rPr>
          <w:rFonts w:ascii="Times New Roman" w:eastAsia="Times New Roman" w:hAnsi="Times New Roman" w:cs="Times New Roman"/>
          <w:kern w:val="0"/>
          <w:sz w:val="23"/>
          <w:szCs w:val="23"/>
          <w:lang w:eastAsia="nl-NL"/>
          <w14:ligatures w14:val="none"/>
        </w:rPr>
        <w:t>: vooraf duidelijkheid over de beleidsmatige evolutie van belastingen en bijdragen, terwijl de automatische stabilisatoren behouden blijven.</w:t>
      </w:r>
    </w:p>
    <w:p w14:paraId="0A330085" w14:textId="75074879" w:rsidR="000868F5" w:rsidRDefault="000868F5" w:rsidP="003043FF">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0868F5">
        <w:rPr>
          <w:rFonts w:ascii="Times New Roman" w:eastAsia="Times New Roman" w:hAnsi="Times New Roman" w:cs="Times New Roman"/>
          <w:kern w:val="0"/>
          <w:sz w:val="23"/>
          <w:szCs w:val="23"/>
          <w:lang w:eastAsia="nl-NL"/>
          <w14:ligatures w14:val="none"/>
        </w:rPr>
        <w:t xml:space="preserve">Investeringen moeten binnen dit kader expliciet worden beschermd. Bij begrotingsdruk worden investerings- en onderhoudsbudgetten vaak als eerste uitgesteld, terwijl de kost later terugkeert via hogere herstellasten en gemiste kansen op groei en welvaart. </w:t>
      </w:r>
      <w:r w:rsidR="002D373B" w:rsidRPr="002D373B">
        <w:rPr>
          <w:rFonts w:ascii="Times New Roman" w:eastAsia="Times New Roman" w:hAnsi="Times New Roman" w:cs="Times New Roman"/>
          <w:kern w:val="0"/>
          <w:sz w:val="23"/>
          <w:szCs w:val="23"/>
          <w:lang w:eastAsia="nl-NL"/>
          <w14:ligatures w14:val="none"/>
        </w:rPr>
        <w:t xml:space="preserve">Om te vermijden dat het investeringsbegrip te ruim of opportunistisch wordt ingevuld, kan worden aangesloten bij </w:t>
      </w:r>
      <w:r w:rsidR="002D373B">
        <w:rPr>
          <w:rFonts w:ascii="Times New Roman" w:eastAsia="Times New Roman" w:hAnsi="Times New Roman" w:cs="Times New Roman"/>
          <w:kern w:val="0"/>
          <w:sz w:val="23"/>
          <w:szCs w:val="23"/>
          <w:lang w:eastAsia="nl-NL"/>
          <w14:ligatures w14:val="none"/>
        </w:rPr>
        <w:t xml:space="preserve">de </w:t>
      </w:r>
      <w:r w:rsidRPr="000868F5">
        <w:rPr>
          <w:rFonts w:ascii="Times New Roman" w:eastAsia="Times New Roman" w:hAnsi="Times New Roman" w:cs="Times New Roman"/>
          <w:kern w:val="0"/>
          <w:sz w:val="23"/>
          <w:szCs w:val="23"/>
          <w:lang w:eastAsia="nl-NL"/>
          <w14:ligatures w14:val="none"/>
        </w:rPr>
        <w:t>Europese boekhoudregels</w:t>
      </w:r>
      <w:r w:rsidR="002D373B">
        <w:rPr>
          <w:rFonts w:ascii="Times New Roman" w:eastAsia="Times New Roman" w:hAnsi="Times New Roman" w:cs="Times New Roman"/>
          <w:kern w:val="0"/>
          <w:sz w:val="23"/>
          <w:szCs w:val="23"/>
          <w:lang w:eastAsia="nl-NL"/>
          <w14:ligatures w14:val="none"/>
        </w:rPr>
        <w:t xml:space="preserve">. </w:t>
      </w:r>
      <w:r w:rsidR="008D100B">
        <w:rPr>
          <w:rFonts w:ascii="Times New Roman" w:eastAsia="Times New Roman" w:hAnsi="Times New Roman" w:cs="Times New Roman"/>
          <w:kern w:val="0"/>
          <w:sz w:val="23"/>
          <w:szCs w:val="23"/>
          <w:lang w:eastAsia="nl-NL"/>
          <w14:ligatures w14:val="none"/>
        </w:rPr>
        <w:t>Teg</w:t>
      </w:r>
      <w:r w:rsidR="00640A31" w:rsidRPr="00640A31">
        <w:rPr>
          <w:rFonts w:ascii="Times New Roman" w:eastAsia="Times New Roman" w:hAnsi="Times New Roman" w:cs="Times New Roman"/>
          <w:kern w:val="0"/>
          <w:sz w:val="23"/>
          <w:szCs w:val="23"/>
          <w:lang w:eastAsia="nl-NL"/>
          <w14:ligatures w14:val="none"/>
        </w:rPr>
        <w:t>elijk moeten heldere spelregels, transparante besluitvorming en onafhankelijk toezicht voorkomen dat projecten met een laag maatschappelijk rendement als “investering” worden doorgedrukt.</w:t>
      </w:r>
      <w:r w:rsidRPr="000868F5">
        <w:rPr>
          <w:rFonts w:ascii="Times New Roman" w:eastAsia="Times New Roman" w:hAnsi="Times New Roman" w:cs="Times New Roman"/>
          <w:kern w:val="0"/>
          <w:sz w:val="23"/>
          <w:szCs w:val="23"/>
          <w:lang w:eastAsia="nl-NL"/>
          <w14:ligatures w14:val="none"/>
        </w:rPr>
        <w:t xml:space="preserve"> Een minimale onderhoudsnorm kan dit aanvullen, zodat ook de bestaande publieke infrastructuur en kapitaalvoorraad op peil blijven.</w:t>
      </w:r>
    </w:p>
    <w:p w14:paraId="7971BA50" w14:textId="6E93D05C" w:rsidR="0EF1CC74" w:rsidRPr="00EF7FD8" w:rsidRDefault="0EF1CC74" w:rsidP="009B7F52">
      <w:pPr>
        <w:pStyle w:val="ListParagraph"/>
        <w:keepNext/>
        <w:numPr>
          <w:ilvl w:val="0"/>
          <w:numId w:val="1"/>
        </w:numPr>
        <w:spacing w:before="100" w:beforeAutospacing="1" w:after="100" w:afterAutospacing="1" w:line="240" w:lineRule="auto"/>
        <w:ind w:left="357" w:hanging="357"/>
        <w:jc w:val="both"/>
        <w:rPr>
          <w:rFonts w:ascii="Times New Roman" w:eastAsia="Times New Roman" w:hAnsi="Times New Roman" w:cs="Times New Roman"/>
          <w:b/>
          <w:bCs/>
          <w:sz w:val="23"/>
          <w:szCs w:val="23"/>
          <w:lang w:eastAsia="nl-NL"/>
        </w:rPr>
      </w:pPr>
      <w:r w:rsidRPr="00EF7FD8">
        <w:rPr>
          <w:rFonts w:ascii="Times New Roman" w:eastAsia="Times New Roman" w:hAnsi="Times New Roman" w:cs="Times New Roman"/>
          <w:b/>
          <w:bCs/>
          <w:sz w:val="23"/>
          <w:szCs w:val="23"/>
          <w:lang w:eastAsia="nl-NL"/>
        </w:rPr>
        <w:t xml:space="preserve">Nieuwe afspraken tussen </w:t>
      </w:r>
      <w:r w:rsidR="004065B3">
        <w:rPr>
          <w:rFonts w:ascii="Times New Roman" w:eastAsia="Times New Roman" w:hAnsi="Times New Roman" w:cs="Times New Roman"/>
          <w:b/>
          <w:bCs/>
          <w:sz w:val="23"/>
          <w:szCs w:val="23"/>
          <w:lang w:eastAsia="nl-NL"/>
        </w:rPr>
        <w:t xml:space="preserve">de federale </w:t>
      </w:r>
      <w:r w:rsidR="00BC3886">
        <w:rPr>
          <w:rFonts w:ascii="Times New Roman" w:eastAsia="Times New Roman" w:hAnsi="Times New Roman" w:cs="Times New Roman"/>
          <w:b/>
          <w:bCs/>
          <w:sz w:val="23"/>
          <w:szCs w:val="23"/>
          <w:lang w:eastAsia="nl-NL"/>
        </w:rPr>
        <w:t>overheid</w:t>
      </w:r>
      <w:r w:rsidR="004065B3">
        <w:rPr>
          <w:rFonts w:ascii="Times New Roman" w:eastAsia="Times New Roman" w:hAnsi="Times New Roman" w:cs="Times New Roman"/>
          <w:b/>
          <w:bCs/>
          <w:sz w:val="23"/>
          <w:szCs w:val="23"/>
          <w:lang w:eastAsia="nl-NL"/>
        </w:rPr>
        <w:t xml:space="preserve"> en de deelentiteiten</w:t>
      </w:r>
    </w:p>
    <w:p w14:paraId="347CBEB0" w14:textId="33F36AB5" w:rsidR="00405967" w:rsidRDefault="007B21E8" w:rsidP="00DF2364">
      <w:pPr>
        <w:pStyle w:val="p1"/>
        <w:jc w:val="both"/>
        <w:rPr>
          <w:rFonts w:eastAsia="Times New Roman"/>
          <w:sz w:val="23"/>
          <w:szCs w:val="23"/>
          <w:lang w:eastAsia="nl-NL"/>
        </w:rPr>
      </w:pPr>
      <w:r w:rsidRPr="00EF7FD8">
        <w:rPr>
          <w:rFonts w:eastAsia="Times New Roman"/>
          <w:sz w:val="23"/>
          <w:szCs w:val="23"/>
          <w:lang w:eastAsia="nl-NL"/>
        </w:rPr>
        <w:t xml:space="preserve">De beslissingen over het meerjarige traject en de verdeling ervan over de </w:t>
      </w:r>
      <w:r w:rsidR="0008620E">
        <w:rPr>
          <w:rFonts w:eastAsia="Times New Roman"/>
          <w:sz w:val="23"/>
          <w:szCs w:val="23"/>
          <w:lang w:eastAsia="nl-NL"/>
        </w:rPr>
        <w:t xml:space="preserve">federale </w:t>
      </w:r>
      <w:r w:rsidR="00E46FAD">
        <w:rPr>
          <w:rFonts w:eastAsia="Times New Roman"/>
          <w:sz w:val="23"/>
          <w:szCs w:val="23"/>
          <w:lang w:eastAsia="nl-NL"/>
        </w:rPr>
        <w:t>overheid</w:t>
      </w:r>
      <w:r w:rsidR="0008620E">
        <w:rPr>
          <w:rFonts w:eastAsia="Times New Roman"/>
          <w:sz w:val="23"/>
          <w:szCs w:val="23"/>
          <w:lang w:eastAsia="nl-NL"/>
        </w:rPr>
        <w:t xml:space="preserve"> en de deel</w:t>
      </w:r>
      <w:r w:rsidRPr="00EF7FD8">
        <w:rPr>
          <w:rFonts w:eastAsia="Times New Roman"/>
          <w:sz w:val="23"/>
          <w:szCs w:val="23"/>
          <w:lang w:eastAsia="nl-NL"/>
        </w:rPr>
        <w:t>entiteiten</w:t>
      </w:r>
      <w:r w:rsidR="0008620E">
        <w:rPr>
          <w:rFonts w:eastAsia="Times New Roman"/>
          <w:sz w:val="23"/>
          <w:szCs w:val="23"/>
          <w:lang w:eastAsia="nl-NL"/>
        </w:rPr>
        <w:t xml:space="preserve"> </w:t>
      </w:r>
      <w:r w:rsidRPr="00EF7FD8">
        <w:rPr>
          <w:rFonts w:eastAsia="Times New Roman"/>
          <w:sz w:val="23"/>
          <w:szCs w:val="23"/>
          <w:lang w:eastAsia="nl-NL"/>
        </w:rPr>
        <w:t>moeten</w:t>
      </w:r>
      <w:r w:rsidR="00A9358A" w:rsidRPr="00EF7FD8">
        <w:rPr>
          <w:rFonts w:eastAsia="Times New Roman"/>
          <w:sz w:val="23"/>
          <w:szCs w:val="23"/>
          <w:lang w:eastAsia="nl-NL"/>
        </w:rPr>
        <w:t>, binnen het Europese kader,</w:t>
      </w:r>
      <w:r w:rsidRPr="00EF7FD8">
        <w:rPr>
          <w:rFonts w:eastAsia="Times New Roman"/>
          <w:sz w:val="23"/>
          <w:szCs w:val="23"/>
          <w:lang w:eastAsia="nl-NL"/>
        </w:rPr>
        <w:t xml:space="preserve"> juridisch bindend zijn</w:t>
      </w:r>
      <w:r w:rsidR="00384EEF">
        <w:rPr>
          <w:rFonts w:eastAsia="Times New Roman"/>
          <w:sz w:val="23"/>
          <w:szCs w:val="23"/>
          <w:lang w:eastAsia="nl-NL"/>
        </w:rPr>
        <w:t xml:space="preserve"> en steunen op vooraf vastgelegde, transparante criteria</w:t>
      </w:r>
      <w:r w:rsidR="00336BB0">
        <w:rPr>
          <w:rFonts w:eastAsia="Times New Roman"/>
          <w:sz w:val="23"/>
          <w:szCs w:val="23"/>
          <w:lang w:eastAsia="nl-NL"/>
        </w:rPr>
        <w:t xml:space="preserve">, </w:t>
      </w:r>
      <w:r w:rsidR="00384EEF">
        <w:rPr>
          <w:rFonts w:eastAsia="Times New Roman"/>
          <w:sz w:val="23"/>
          <w:szCs w:val="23"/>
          <w:lang w:eastAsia="nl-NL"/>
        </w:rPr>
        <w:t>zoals demografie, uitgavenverantwoordelijkheid en draagkracht</w:t>
      </w:r>
      <w:r w:rsidRPr="00EF7FD8">
        <w:rPr>
          <w:rFonts w:eastAsia="Times New Roman"/>
          <w:sz w:val="23"/>
          <w:szCs w:val="23"/>
          <w:lang w:eastAsia="nl-NL"/>
        </w:rPr>
        <w:t xml:space="preserve">. Een escalatiemechanisme met </w:t>
      </w:r>
      <w:r w:rsidR="00336BB0">
        <w:rPr>
          <w:rFonts w:eastAsia="Times New Roman"/>
          <w:sz w:val="23"/>
          <w:szCs w:val="23"/>
          <w:lang w:eastAsia="nl-NL"/>
        </w:rPr>
        <w:t xml:space="preserve">duidelijke </w:t>
      </w:r>
      <w:r w:rsidR="008E034F">
        <w:rPr>
          <w:rFonts w:eastAsia="Times New Roman"/>
          <w:sz w:val="23"/>
          <w:szCs w:val="23"/>
          <w:lang w:eastAsia="nl-NL"/>
        </w:rPr>
        <w:t>automatische correcties</w:t>
      </w:r>
      <w:r w:rsidRPr="00EF7FD8">
        <w:rPr>
          <w:rFonts w:eastAsia="Times New Roman"/>
          <w:sz w:val="23"/>
          <w:szCs w:val="23"/>
          <w:lang w:eastAsia="nl-NL"/>
        </w:rPr>
        <w:t xml:space="preserve"> houdt de politieke druk hoog; boetes of tijdelijke inhoudingen van middelen mogen daarbij geen taboe zijn. </w:t>
      </w:r>
      <w:r w:rsidR="009531B2" w:rsidRPr="009531B2">
        <w:rPr>
          <w:rFonts w:eastAsia="Times New Roman"/>
          <w:sz w:val="23"/>
          <w:szCs w:val="23"/>
          <w:lang w:eastAsia="nl-NL"/>
        </w:rPr>
        <w:t xml:space="preserve">Dit sluit aan bij het bestaande samenwerkingsakkoord inzake begrotingsbeleid, maar vergt een sterkere juridische verankering en afdwingbaarheid dan </w:t>
      </w:r>
      <w:r w:rsidR="001B73AC">
        <w:rPr>
          <w:rFonts w:eastAsia="Times New Roman"/>
          <w:sz w:val="23"/>
          <w:szCs w:val="23"/>
          <w:lang w:eastAsia="nl-NL"/>
        </w:rPr>
        <w:t>momenteel</w:t>
      </w:r>
      <w:r w:rsidR="009531B2" w:rsidRPr="009531B2">
        <w:rPr>
          <w:rFonts w:eastAsia="Times New Roman"/>
          <w:sz w:val="23"/>
          <w:szCs w:val="23"/>
          <w:lang w:eastAsia="nl-NL"/>
        </w:rPr>
        <w:t xml:space="preserve"> het geval is.</w:t>
      </w:r>
      <w:r w:rsidR="009531B2">
        <w:rPr>
          <w:rFonts w:eastAsia="Times New Roman"/>
          <w:sz w:val="23"/>
          <w:szCs w:val="23"/>
          <w:lang w:eastAsia="nl-NL"/>
        </w:rPr>
        <w:t xml:space="preserve"> </w:t>
      </w:r>
    </w:p>
    <w:p w14:paraId="63485441" w14:textId="37B759D0" w:rsidR="007E71DA" w:rsidRDefault="007E71DA" w:rsidP="00DF2364">
      <w:pPr>
        <w:pStyle w:val="p1"/>
        <w:jc w:val="both"/>
        <w:rPr>
          <w:rFonts w:eastAsia="Times New Roman"/>
          <w:sz w:val="23"/>
          <w:szCs w:val="23"/>
          <w:lang w:eastAsia="nl-NL"/>
        </w:rPr>
      </w:pPr>
      <w:r w:rsidRPr="007E71DA">
        <w:rPr>
          <w:rFonts w:eastAsia="Times New Roman"/>
          <w:sz w:val="23"/>
          <w:szCs w:val="23"/>
          <w:lang w:eastAsia="nl-NL"/>
        </w:rPr>
        <w:t xml:space="preserve">Wanneer binnen een vooraf bepaalde termijn geen akkoord wordt bereikt over traject en taakverdeling, moet automatisch worden teruggevallen op een </w:t>
      </w:r>
      <w:proofErr w:type="spellStart"/>
      <w:r w:rsidRPr="007E71DA">
        <w:rPr>
          <w:rFonts w:eastAsia="Times New Roman"/>
          <w:sz w:val="23"/>
          <w:szCs w:val="23"/>
          <w:lang w:eastAsia="nl-NL"/>
        </w:rPr>
        <w:t>standaardpad</w:t>
      </w:r>
      <w:proofErr w:type="spellEnd"/>
      <w:r w:rsidRPr="007E71DA">
        <w:rPr>
          <w:rFonts w:eastAsia="Times New Roman"/>
          <w:sz w:val="23"/>
          <w:szCs w:val="23"/>
          <w:lang w:eastAsia="nl-NL"/>
        </w:rPr>
        <w:t>, bijvoorbeeld gebaseerd op het advies van een onafhankelijke instelling. In België zou de Hoge Raad van Financiën hiervoor in aanmerking kunnen komen, mits deze instelling institutioneel wordt versterkt en als volledig onafhankelijk opererend orgaan wordt georganiseerd. Deze instelling moet een mandaat krijgen om voorstellen voor traject en taakverdeling te formuleren, de toepassing van uitzonderingsclausules te beoordelen en de uitvoering van de afspraken systematisch te monitoren. Dat gebeurt op basis van één gemeenschappelijke, onafhankelijke set macro-economische en budgettaire ramingen.</w:t>
      </w:r>
    </w:p>
    <w:p w14:paraId="4DBDC2FF" w14:textId="77777777" w:rsidR="00BF19B8" w:rsidRPr="00EF7FD8" w:rsidRDefault="00BF19B8" w:rsidP="00BF19B8">
      <w:pPr>
        <w:pStyle w:val="ListParagraph"/>
        <w:spacing w:beforeAutospacing="1" w:afterAutospacing="1" w:line="240" w:lineRule="auto"/>
        <w:ind w:left="360"/>
        <w:jc w:val="both"/>
        <w:rPr>
          <w:rFonts w:ascii="Times New Roman" w:eastAsia="Times New Roman" w:hAnsi="Times New Roman" w:cs="Times New Roman"/>
          <w:b/>
          <w:bCs/>
          <w:sz w:val="23"/>
          <w:szCs w:val="23"/>
          <w:lang w:eastAsia="nl-NL"/>
        </w:rPr>
      </w:pPr>
    </w:p>
    <w:p w14:paraId="2C53C8E5" w14:textId="58C9B8A7" w:rsidR="0EF1CC74" w:rsidRPr="00EF7FD8" w:rsidRDefault="0EF1CC74" w:rsidP="002D1543">
      <w:pPr>
        <w:pStyle w:val="ListParagraph"/>
        <w:numPr>
          <w:ilvl w:val="0"/>
          <w:numId w:val="1"/>
        </w:numPr>
        <w:spacing w:beforeAutospacing="1" w:afterAutospacing="1" w:line="240" w:lineRule="auto"/>
        <w:jc w:val="both"/>
        <w:rPr>
          <w:rFonts w:ascii="Times New Roman" w:eastAsia="Times New Roman" w:hAnsi="Times New Roman" w:cs="Times New Roman"/>
          <w:b/>
          <w:bCs/>
          <w:sz w:val="23"/>
          <w:szCs w:val="23"/>
          <w:lang w:eastAsia="nl-NL"/>
        </w:rPr>
      </w:pPr>
      <w:r w:rsidRPr="00EF7FD8">
        <w:rPr>
          <w:rFonts w:ascii="Times New Roman" w:eastAsia="Times New Roman" w:hAnsi="Times New Roman" w:cs="Times New Roman"/>
          <w:b/>
          <w:bCs/>
          <w:sz w:val="23"/>
          <w:szCs w:val="23"/>
          <w:lang w:eastAsia="nl-NL"/>
        </w:rPr>
        <w:t>Herziening begrotingskale</w:t>
      </w:r>
      <w:r w:rsidR="003F43C2" w:rsidRPr="00EF7FD8">
        <w:rPr>
          <w:rFonts w:ascii="Times New Roman" w:eastAsia="Times New Roman" w:hAnsi="Times New Roman" w:cs="Times New Roman"/>
          <w:b/>
          <w:bCs/>
          <w:sz w:val="23"/>
          <w:szCs w:val="23"/>
          <w:lang w:eastAsia="nl-NL"/>
        </w:rPr>
        <w:t>n</w:t>
      </w:r>
      <w:r w:rsidRPr="00EF7FD8">
        <w:rPr>
          <w:rFonts w:ascii="Times New Roman" w:eastAsia="Times New Roman" w:hAnsi="Times New Roman" w:cs="Times New Roman"/>
          <w:b/>
          <w:bCs/>
          <w:sz w:val="23"/>
          <w:szCs w:val="23"/>
          <w:lang w:eastAsia="nl-NL"/>
        </w:rPr>
        <w:t>der</w:t>
      </w:r>
    </w:p>
    <w:p w14:paraId="42876326" w14:textId="64E92C1B" w:rsidR="0EF1CC74" w:rsidRPr="00EF7FD8" w:rsidRDefault="007B21E8" w:rsidP="00307534">
      <w:pPr>
        <w:spacing w:before="100" w:beforeAutospacing="1" w:after="100"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sz w:val="23"/>
          <w:szCs w:val="23"/>
          <w:lang w:eastAsia="nl-NL"/>
        </w:rPr>
        <w:t xml:space="preserve">Het jaarlijkse begrotingsproces moet </w:t>
      </w:r>
      <w:r w:rsidR="00A26B20" w:rsidRPr="00EF7FD8">
        <w:rPr>
          <w:rFonts w:ascii="Times New Roman" w:eastAsia="Times New Roman" w:hAnsi="Times New Roman" w:cs="Times New Roman"/>
          <w:sz w:val="23"/>
          <w:szCs w:val="23"/>
          <w:lang w:eastAsia="nl-NL"/>
        </w:rPr>
        <w:t>aanzienlijk</w:t>
      </w:r>
      <w:r w:rsidRPr="00EF7FD8">
        <w:rPr>
          <w:rFonts w:ascii="Times New Roman" w:eastAsia="Times New Roman" w:hAnsi="Times New Roman" w:cs="Times New Roman"/>
          <w:sz w:val="23"/>
          <w:szCs w:val="23"/>
          <w:lang w:eastAsia="nl-NL"/>
        </w:rPr>
        <w:t xml:space="preserve"> vroeger starten.</w:t>
      </w:r>
      <w:r w:rsidRPr="00EF7FD8">
        <w:rPr>
          <w:rFonts w:ascii="Times New Roman" w:eastAsia="Times New Roman" w:hAnsi="Times New Roman" w:cs="Times New Roman"/>
          <w:kern w:val="0"/>
          <w:sz w:val="23"/>
          <w:szCs w:val="23"/>
          <w:lang w:eastAsia="nl-NL"/>
          <w14:ligatures w14:val="none"/>
        </w:rPr>
        <w:t xml:space="preserve"> De belangrijkste politieke keuzes zouden </w:t>
      </w:r>
      <w:r w:rsidR="00B36BE4" w:rsidRPr="00EF7FD8">
        <w:rPr>
          <w:rFonts w:ascii="Times New Roman" w:eastAsia="Times New Roman" w:hAnsi="Times New Roman" w:cs="Times New Roman"/>
          <w:kern w:val="0"/>
          <w:sz w:val="23"/>
          <w:szCs w:val="23"/>
          <w:lang w:eastAsia="nl-NL"/>
          <w14:ligatures w14:val="none"/>
        </w:rPr>
        <w:t xml:space="preserve">al </w:t>
      </w:r>
      <w:r w:rsidRPr="00EF7FD8">
        <w:rPr>
          <w:rFonts w:ascii="Times New Roman" w:eastAsia="Times New Roman" w:hAnsi="Times New Roman" w:cs="Times New Roman"/>
          <w:kern w:val="0"/>
          <w:sz w:val="23"/>
          <w:szCs w:val="23"/>
          <w:lang w:eastAsia="nl-NL"/>
          <w14:ligatures w14:val="none"/>
        </w:rPr>
        <w:t xml:space="preserve">in de lente moeten worden gemaakt, zodat de zomer </w:t>
      </w:r>
      <w:r w:rsidR="00D15C76" w:rsidRPr="00EF7FD8">
        <w:rPr>
          <w:rFonts w:ascii="Times New Roman" w:eastAsia="Times New Roman" w:hAnsi="Times New Roman" w:cs="Times New Roman"/>
          <w:kern w:val="0"/>
          <w:sz w:val="23"/>
          <w:szCs w:val="23"/>
          <w:lang w:eastAsia="nl-NL"/>
          <w14:ligatures w14:val="none"/>
        </w:rPr>
        <w:t xml:space="preserve">kan </w:t>
      </w:r>
      <w:r w:rsidR="0074549E" w:rsidRPr="00EF7FD8">
        <w:rPr>
          <w:rFonts w:ascii="Times New Roman" w:eastAsia="Times New Roman" w:hAnsi="Times New Roman" w:cs="Times New Roman"/>
          <w:kern w:val="0"/>
          <w:sz w:val="23"/>
          <w:szCs w:val="23"/>
          <w:lang w:eastAsia="nl-NL"/>
          <w14:ligatures w14:val="none"/>
        </w:rPr>
        <w:t xml:space="preserve">worden </w:t>
      </w:r>
      <w:r w:rsidRPr="00EF7FD8">
        <w:rPr>
          <w:rFonts w:ascii="Times New Roman" w:eastAsia="Times New Roman" w:hAnsi="Times New Roman" w:cs="Times New Roman"/>
          <w:kern w:val="0"/>
          <w:sz w:val="23"/>
          <w:szCs w:val="23"/>
          <w:lang w:eastAsia="nl-NL"/>
          <w14:ligatures w14:val="none"/>
        </w:rPr>
        <w:t>gebruikt voor doorrekeningen en juridische toetsing. In augustus kan waar nodig worden</w:t>
      </w:r>
      <w:r w:rsidR="00030E66" w:rsidRPr="00EF7FD8">
        <w:rPr>
          <w:rFonts w:ascii="Times New Roman" w:eastAsia="Times New Roman" w:hAnsi="Times New Roman" w:cs="Times New Roman"/>
          <w:kern w:val="0"/>
          <w:sz w:val="23"/>
          <w:szCs w:val="23"/>
          <w:lang w:eastAsia="nl-NL"/>
          <w14:ligatures w14:val="none"/>
        </w:rPr>
        <w:t xml:space="preserve"> bijgestuurd</w:t>
      </w:r>
      <w:r w:rsidRPr="00EF7FD8">
        <w:rPr>
          <w:rFonts w:ascii="Times New Roman" w:eastAsia="Times New Roman" w:hAnsi="Times New Roman" w:cs="Times New Roman"/>
          <w:kern w:val="0"/>
          <w:sz w:val="23"/>
          <w:szCs w:val="23"/>
          <w:lang w:eastAsia="nl-NL"/>
          <w14:ligatures w14:val="none"/>
        </w:rPr>
        <w:t xml:space="preserve">. Zo kan in september een transparante, doorgerekende en </w:t>
      </w:r>
      <w:r w:rsidR="45CB1855" w:rsidRPr="00EF7FD8">
        <w:rPr>
          <w:rFonts w:ascii="Times New Roman" w:eastAsia="Times New Roman" w:hAnsi="Times New Roman" w:cs="Times New Roman"/>
          <w:sz w:val="23"/>
          <w:szCs w:val="23"/>
          <w:lang w:eastAsia="nl-NL"/>
        </w:rPr>
        <w:t xml:space="preserve">goed </w:t>
      </w:r>
      <w:r w:rsidRPr="00EF7FD8">
        <w:rPr>
          <w:rFonts w:ascii="Times New Roman" w:eastAsia="Times New Roman" w:hAnsi="Times New Roman" w:cs="Times New Roman"/>
          <w:kern w:val="0"/>
          <w:sz w:val="23"/>
          <w:szCs w:val="23"/>
          <w:lang w:eastAsia="nl-NL"/>
          <w14:ligatures w14:val="none"/>
        </w:rPr>
        <w:t xml:space="preserve">toegelichte </w:t>
      </w:r>
      <w:r w:rsidR="00367EE3" w:rsidRPr="00EF7FD8">
        <w:rPr>
          <w:rFonts w:ascii="Times New Roman" w:eastAsia="Times New Roman" w:hAnsi="Times New Roman" w:cs="Times New Roman"/>
          <w:kern w:val="0"/>
          <w:sz w:val="23"/>
          <w:szCs w:val="23"/>
          <w:lang w:eastAsia="nl-NL"/>
          <w14:ligatures w14:val="none"/>
        </w:rPr>
        <w:t>begroting aan</w:t>
      </w:r>
      <w:r w:rsidR="00FE1233" w:rsidRPr="00EF7FD8">
        <w:rPr>
          <w:rFonts w:ascii="Times New Roman" w:eastAsia="Times New Roman" w:hAnsi="Times New Roman" w:cs="Times New Roman"/>
          <w:kern w:val="0"/>
          <w:sz w:val="23"/>
          <w:szCs w:val="23"/>
          <w:lang w:eastAsia="nl-NL"/>
          <w14:ligatures w14:val="none"/>
        </w:rPr>
        <w:t xml:space="preserve"> het publiek </w:t>
      </w:r>
      <w:r w:rsidRPr="00EF7FD8">
        <w:rPr>
          <w:rFonts w:ascii="Times New Roman" w:eastAsia="Times New Roman" w:hAnsi="Times New Roman" w:cs="Times New Roman"/>
          <w:kern w:val="0"/>
          <w:sz w:val="23"/>
          <w:szCs w:val="23"/>
          <w:lang w:eastAsia="nl-NL"/>
          <w14:ligatures w14:val="none"/>
        </w:rPr>
        <w:t xml:space="preserve">worden </w:t>
      </w:r>
      <w:r w:rsidR="00D15C76" w:rsidRPr="00EF7FD8">
        <w:rPr>
          <w:rFonts w:ascii="Times New Roman" w:eastAsia="Times New Roman" w:hAnsi="Times New Roman" w:cs="Times New Roman"/>
          <w:kern w:val="0"/>
          <w:sz w:val="23"/>
          <w:szCs w:val="23"/>
          <w:lang w:eastAsia="nl-NL"/>
          <w14:ligatures w14:val="none"/>
        </w:rPr>
        <w:t>gepresenteerd</w:t>
      </w:r>
      <w:r w:rsidR="45CB1855" w:rsidRPr="00EF7FD8">
        <w:rPr>
          <w:rFonts w:ascii="Times New Roman" w:eastAsia="Times New Roman" w:hAnsi="Times New Roman" w:cs="Times New Roman"/>
          <w:sz w:val="23"/>
          <w:szCs w:val="23"/>
          <w:lang w:eastAsia="nl-NL"/>
        </w:rPr>
        <w:t>.</w:t>
      </w:r>
      <w:r w:rsidR="0010078D" w:rsidRPr="00EF7FD8">
        <w:rPr>
          <w:rFonts w:ascii="Times New Roman" w:eastAsia="Times New Roman" w:hAnsi="Times New Roman" w:cs="Times New Roman"/>
          <w:sz w:val="23"/>
          <w:szCs w:val="23"/>
          <w:lang w:eastAsia="nl-NL"/>
        </w:rPr>
        <w:t xml:space="preserve"> </w:t>
      </w:r>
      <w:r w:rsidR="45CB1855" w:rsidRPr="00EF7FD8">
        <w:rPr>
          <w:rFonts w:ascii="Times New Roman" w:eastAsia="Times New Roman" w:hAnsi="Times New Roman" w:cs="Times New Roman"/>
          <w:sz w:val="23"/>
          <w:szCs w:val="23"/>
          <w:lang w:eastAsia="nl-NL"/>
        </w:rPr>
        <w:t xml:space="preserve">Dan rest er </w:t>
      </w:r>
      <w:r w:rsidRPr="00EF7FD8">
        <w:rPr>
          <w:rFonts w:ascii="Times New Roman" w:eastAsia="Times New Roman" w:hAnsi="Times New Roman" w:cs="Times New Roman"/>
          <w:kern w:val="0"/>
          <w:sz w:val="23"/>
          <w:szCs w:val="23"/>
          <w:lang w:eastAsia="nl-NL"/>
          <w14:ligatures w14:val="none"/>
        </w:rPr>
        <w:t>voldoende tijd voor parlementair debat en amendementen.</w:t>
      </w:r>
    </w:p>
    <w:p w14:paraId="0FE864F2" w14:textId="535FEDCD" w:rsidR="00FE1233" w:rsidRPr="00EF7FD8" w:rsidRDefault="00FE1233" w:rsidP="00FE1233">
      <w:pPr>
        <w:spacing w:before="100" w:beforeAutospacing="1" w:after="100"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kern w:val="0"/>
          <w:sz w:val="23"/>
          <w:szCs w:val="23"/>
          <w:lang w:eastAsia="nl-NL"/>
          <w14:ligatures w14:val="none"/>
        </w:rPr>
        <w:lastRenderedPageBreak/>
        <w:t xml:space="preserve">Regeringswissels en lange formatieperiodes maken dat de federale overheid geregeld langere tijd werkt met voorlopige twaalfden, waarbij de uitgaven tijdelijk worden voortgezet op basis van de vorige begroting. In een systeem met duidelijke uitgavenplafonds moeten ook deze voorlopige twaalfden aansluiten bij het vastgelegde </w:t>
      </w:r>
      <w:proofErr w:type="spellStart"/>
      <w:r w:rsidRPr="00EF7FD8">
        <w:rPr>
          <w:rFonts w:ascii="Times New Roman" w:eastAsia="Times New Roman" w:hAnsi="Times New Roman" w:cs="Times New Roman"/>
          <w:kern w:val="0"/>
          <w:sz w:val="23"/>
          <w:szCs w:val="23"/>
          <w:lang w:eastAsia="nl-NL"/>
          <w14:ligatures w14:val="none"/>
        </w:rPr>
        <w:t>trendpad</w:t>
      </w:r>
      <w:proofErr w:type="spellEnd"/>
      <w:r w:rsidRPr="00EF7FD8">
        <w:rPr>
          <w:rFonts w:ascii="Times New Roman" w:eastAsia="Times New Roman" w:hAnsi="Times New Roman" w:cs="Times New Roman"/>
          <w:kern w:val="0"/>
          <w:sz w:val="23"/>
          <w:szCs w:val="23"/>
          <w:lang w:eastAsia="nl-NL"/>
          <w14:ligatures w14:val="none"/>
        </w:rPr>
        <w:t>.</w:t>
      </w:r>
    </w:p>
    <w:p w14:paraId="72824DA2" w14:textId="77777777" w:rsidR="00BF19B8" w:rsidRPr="00EF7FD8" w:rsidRDefault="00BF19B8" w:rsidP="00BF19B8">
      <w:pPr>
        <w:pStyle w:val="ListParagraph"/>
        <w:spacing w:beforeAutospacing="1" w:afterAutospacing="1" w:line="240" w:lineRule="auto"/>
        <w:ind w:left="360"/>
        <w:jc w:val="both"/>
        <w:rPr>
          <w:rFonts w:ascii="Times New Roman" w:eastAsia="Times New Roman" w:hAnsi="Times New Roman" w:cs="Times New Roman"/>
          <w:b/>
          <w:bCs/>
          <w:sz w:val="23"/>
          <w:szCs w:val="23"/>
          <w:lang w:eastAsia="nl-NL"/>
        </w:rPr>
      </w:pPr>
    </w:p>
    <w:p w14:paraId="7C429165" w14:textId="03EE92CC" w:rsidR="0EF1CC74" w:rsidRPr="00EF7FD8" w:rsidRDefault="532B3A9E" w:rsidP="002D1543">
      <w:pPr>
        <w:pStyle w:val="ListParagraph"/>
        <w:numPr>
          <w:ilvl w:val="0"/>
          <w:numId w:val="1"/>
        </w:numPr>
        <w:spacing w:beforeAutospacing="1" w:afterAutospacing="1" w:line="240" w:lineRule="auto"/>
        <w:jc w:val="both"/>
        <w:rPr>
          <w:rFonts w:ascii="Times New Roman" w:eastAsia="Times New Roman" w:hAnsi="Times New Roman" w:cs="Times New Roman"/>
          <w:b/>
          <w:bCs/>
          <w:sz w:val="23"/>
          <w:szCs w:val="23"/>
          <w:lang w:eastAsia="nl-NL"/>
        </w:rPr>
      </w:pPr>
      <w:r w:rsidRPr="00EF7FD8">
        <w:rPr>
          <w:rFonts w:ascii="Times New Roman" w:eastAsia="Times New Roman" w:hAnsi="Times New Roman" w:cs="Times New Roman"/>
          <w:b/>
          <w:bCs/>
          <w:sz w:val="23"/>
          <w:szCs w:val="23"/>
          <w:lang w:eastAsia="nl-NL"/>
        </w:rPr>
        <w:t>Transparantie en verantwoordingscultuur</w:t>
      </w:r>
    </w:p>
    <w:p w14:paraId="4D42CA03" w14:textId="644A6896" w:rsidR="00E536BD" w:rsidRDefault="00E536BD" w:rsidP="00026420">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E536BD">
        <w:rPr>
          <w:rFonts w:ascii="Times New Roman" w:eastAsia="Times New Roman" w:hAnsi="Times New Roman" w:cs="Times New Roman"/>
          <w:kern w:val="0"/>
          <w:sz w:val="23"/>
          <w:szCs w:val="23"/>
          <w:lang w:eastAsia="nl-NL"/>
          <w14:ligatures w14:val="none"/>
        </w:rPr>
        <w:t xml:space="preserve">Een vroegere start van het proces creëert bovendien ruimte om de begroting beter te documenteren. Dat maakt ze toegankelijker voor een breder publiek, academici, beleidsmakers en de pers. Na afloop van elk begrotingsjaar hoort er ook een </w:t>
      </w:r>
      <w:proofErr w:type="spellStart"/>
      <w:r w:rsidRPr="00E536BD">
        <w:rPr>
          <w:rFonts w:ascii="Times New Roman" w:eastAsia="Times New Roman" w:hAnsi="Times New Roman" w:cs="Times New Roman"/>
          <w:kern w:val="0"/>
          <w:sz w:val="23"/>
          <w:szCs w:val="23"/>
          <w:lang w:eastAsia="nl-NL"/>
          <w14:ligatures w14:val="none"/>
        </w:rPr>
        <w:t>Verantwoordingsdag</w:t>
      </w:r>
      <w:proofErr w:type="spellEnd"/>
      <w:r w:rsidRPr="00E536BD">
        <w:rPr>
          <w:rFonts w:ascii="Times New Roman" w:eastAsia="Times New Roman" w:hAnsi="Times New Roman" w:cs="Times New Roman"/>
          <w:kern w:val="0"/>
          <w:sz w:val="23"/>
          <w:szCs w:val="23"/>
          <w:lang w:eastAsia="nl-NL"/>
          <w14:ligatures w14:val="none"/>
        </w:rPr>
        <w:t xml:space="preserve"> te zijn. Daarop worden de resultaten helder toegelicht.</w:t>
      </w:r>
    </w:p>
    <w:p w14:paraId="266D751C" w14:textId="77777777" w:rsidR="00BE7569" w:rsidRDefault="00BE7569" w:rsidP="00026420">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BE7569">
        <w:rPr>
          <w:rFonts w:ascii="Times New Roman" w:eastAsia="Times New Roman" w:hAnsi="Times New Roman" w:cs="Times New Roman"/>
          <w:kern w:val="0"/>
          <w:sz w:val="23"/>
          <w:szCs w:val="23"/>
          <w:lang w:eastAsia="nl-NL"/>
          <w14:ligatures w14:val="none"/>
        </w:rPr>
        <w:t>Ramingen van de macro-economische situatie, doorrekeningen en evaluaties moeten gebeuren door onafhankelijke instellingen. Dat moet op basis van realistische aannames. Zo wordt vermeden dat de regering zich rijk rekent, bijvoorbeeld met veronderstelde terugverdieneffecten. Verplichte rapportering over contacten tussen lobbyisten, ministers, kabinetten en parlementsleden verhoogt de transparantie over invloed en belangen. Ex-ante beleidsevaluaties moeten systematisch worden ingezet om de keuze van beleidsinstrumenten te onderbouwen. Dat vergt een expliciete afweging tussen regelgeving, subsidies, aanbestedingen, eigen beheer en andere instrumenten.</w:t>
      </w:r>
    </w:p>
    <w:p w14:paraId="7FFBC2AE" w14:textId="3E5D3E98" w:rsidR="00BE7569" w:rsidRDefault="00BE7569" w:rsidP="00026420">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BE7569">
        <w:rPr>
          <w:rFonts w:ascii="Times New Roman" w:eastAsia="Times New Roman" w:hAnsi="Times New Roman" w:cs="Times New Roman"/>
          <w:kern w:val="0"/>
          <w:sz w:val="23"/>
          <w:szCs w:val="23"/>
          <w:lang w:eastAsia="nl-NL"/>
          <w14:ligatures w14:val="none"/>
        </w:rPr>
        <w:t xml:space="preserve">Daarnaast moeten jaarlijks </w:t>
      </w:r>
      <w:proofErr w:type="spellStart"/>
      <w:r w:rsidRPr="00BE7569">
        <w:rPr>
          <w:rFonts w:ascii="Times New Roman" w:eastAsia="Times New Roman" w:hAnsi="Times New Roman" w:cs="Times New Roman"/>
          <w:i/>
          <w:iCs/>
          <w:kern w:val="0"/>
          <w:sz w:val="23"/>
          <w:szCs w:val="23"/>
          <w:lang w:eastAsia="nl-NL"/>
          <w14:ligatures w14:val="none"/>
        </w:rPr>
        <w:t>spending</w:t>
      </w:r>
      <w:proofErr w:type="spellEnd"/>
      <w:r w:rsidRPr="00BE7569">
        <w:rPr>
          <w:rFonts w:ascii="Times New Roman" w:eastAsia="Times New Roman" w:hAnsi="Times New Roman" w:cs="Times New Roman"/>
          <w:i/>
          <w:iCs/>
          <w:kern w:val="0"/>
          <w:sz w:val="23"/>
          <w:szCs w:val="23"/>
          <w:lang w:eastAsia="nl-NL"/>
          <w14:ligatures w14:val="none"/>
        </w:rPr>
        <w:t xml:space="preserve"> reviews</w:t>
      </w:r>
      <w:r w:rsidRPr="00BE7569">
        <w:rPr>
          <w:rFonts w:ascii="Times New Roman" w:eastAsia="Times New Roman" w:hAnsi="Times New Roman" w:cs="Times New Roman"/>
          <w:kern w:val="0"/>
          <w:sz w:val="23"/>
          <w:szCs w:val="23"/>
          <w:lang w:eastAsia="nl-NL"/>
          <w14:ligatures w14:val="none"/>
        </w:rPr>
        <w:t xml:space="preserve"> worden uitgevoerd. Die evalueren systematisch de doelmatigheid, houdbaarheid en beleidsalternatieven. Dat vergt een gerichte uitbouw van analytische capaciteit en datagebruik binnen de administratie en betrokken instellingen. </w:t>
      </w:r>
      <w:proofErr w:type="spellStart"/>
      <w:r w:rsidRPr="00BE7569">
        <w:rPr>
          <w:rFonts w:ascii="Times New Roman" w:eastAsia="Times New Roman" w:hAnsi="Times New Roman" w:cs="Times New Roman"/>
          <w:kern w:val="0"/>
          <w:sz w:val="23"/>
          <w:szCs w:val="23"/>
          <w:lang w:eastAsia="nl-NL"/>
          <w14:ligatures w14:val="none"/>
        </w:rPr>
        <w:t>Spending</w:t>
      </w:r>
      <w:proofErr w:type="spellEnd"/>
      <w:r w:rsidRPr="00BE7569">
        <w:rPr>
          <w:rFonts w:ascii="Times New Roman" w:eastAsia="Times New Roman" w:hAnsi="Times New Roman" w:cs="Times New Roman"/>
          <w:kern w:val="0"/>
          <w:sz w:val="23"/>
          <w:szCs w:val="23"/>
          <w:lang w:eastAsia="nl-NL"/>
          <w14:ligatures w14:val="none"/>
        </w:rPr>
        <w:t xml:space="preserve"> reviews moeten gebeuren volgens een non-veto-principe. Zo blijft de volledige keuzeruimte zichtbaar en worden opties niet vooraf politiek geblokkeerd. In dat kader moet ook een scenario met substantiële besparingen worden doorgerekend, bijvoorbeeld voor 20% van het budget. Het doel is niet om zulke besparingen automatisch uit te voeren. Het doel is impliciete keuzes zichtbaar te maken en ze expliciet te bespreken.</w:t>
      </w:r>
    </w:p>
    <w:p w14:paraId="77637586" w14:textId="77777777" w:rsidR="005C3229" w:rsidRPr="00EF7FD8" w:rsidRDefault="005C3229" w:rsidP="00026420">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p>
    <w:p w14:paraId="4F54B139" w14:textId="65C5B5E8" w:rsidR="000C57F0" w:rsidRPr="00EF7FD8" w:rsidRDefault="000C57F0" w:rsidP="00182993">
      <w:pPr>
        <w:spacing w:beforeAutospacing="1" w:afterAutospacing="1" w:line="240" w:lineRule="auto"/>
        <w:jc w:val="both"/>
        <w:rPr>
          <w:rFonts w:ascii="Times New Roman" w:eastAsia="Times New Roman" w:hAnsi="Times New Roman" w:cs="Times New Roman"/>
          <w:sz w:val="23"/>
          <w:szCs w:val="23"/>
          <w:lang w:eastAsia="nl-NL"/>
        </w:rPr>
      </w:pPr>
      <w:r w:rsidRPr="00EF7FD8">
        <w:rPr>
          <w:rFonts w:ascii="Times New Roman" w:eastAsia="Times New Roman" w:hAnsi="Times New Roman" w:cs="Times New Roman"/>
          <w:sz w:val="23"/>
          <w:szCs w:val="23"/>
          <w:lang w:eastAsia="nl-NL"/>
        </w:rPr>
        <w:t xml:space="preserve">De voorgestelde hervormingen bieden een samenhangend kader om het begrotingsproces structureel te versterken. De concrete keuzes inzake uitgaven en belastingen blijven politiek; ons voorstel betreft de spelregels </w:t>
      </w:r>
      <w:r w:rsidR="00D53991" w:rsidRPr="00EF7FD8">
        <w:rPr>
          <w:rFonts w:ascii="Times New Roman" w:eastAsia="Times New Roman" w:hAnsi="Times New Roman" w:cs="Times New Roman"/>
          <w:sz w:val="23"/>
          <w:szCs w:val="23"/>
          <w:lang w:eastAsia="nl-NL"/>
        </w:rPr>
        <w:t>waarbinnen</w:t>
      </w:r>
      <w:r w:rsidRPr="00EF7FD8">
        <w:rPr>
          <w:rFonts w:ascii="Times New Roman" w:eastAsia="Times New Roman" w:hAnsi="Times New Roman" w:cs="Times New Roman"/>
          <w:sz w:val="23"/>
          <w:szCs w:val="23"/>
          <w:lang w:eastAsia="nl-NL"/>
        </w:rPr>
        <w:t xml:space="preserve"> die keuzes tot stand komen. Een trendmatig beleid met duidelijke uitgavenplafonds, een hervormde kalender, bindende afspraken tussen </w:t>
      </w:r>
      <w:r w:rsidR="006D339B">
        <w:rPr>
          <w:rFonts w:ascii="Times New Roman" w:eastAsia="Times New Roman" w:hAnsi="Times New Roman" w:cs="Times New Roman"/>
          <w:sz w:val="23"/>
          <w:szCs w:val="23"/>
          <w:lang w:eastAsia="nl-NL"/>
        </w:rPr>
        <w:t>de federale staat en de deelentiteiten</w:t>
      </w:r>
      <w:r w:rsidRPr="00EF7FD8">
        <w:rPr>
          <w:rFonts w:ascii="Times New Roman" w:eastAsia="Times New Roman" w:hAnsi="Times New Roman" w:cs="Times New Roman"/>
          <w:sz w:val="23"/>
          <w:szCs w:val="23"/>
          <w:lang w:eastAsia="nl-NL"/>
        </w:rPr>
        <w:t xml:space="preserve">, afgeschermde investeringen en een transparante verantwoordingscultuur kan de begroting minder afhankelijk maken van </w:t>
      </w:r>
      <w:proofErr w:type="spellStart"/>
      <w:r w:rsidRPr="00EF7FD8">
        <w:rPr>
          <w:rFonts w:ascii="Times New Roman" w:eastAsia="Times New Roman" w:hAnsi="Times New Roman" w:cs="Times New Roman"/>
          <w:sz w:val="23"/>
          <w:szCs w:val="23"/>
          <w:lang w:eastAsia="nl-NL"/>
        </w:rPr>
        <w:t>kortetermijnoverwegingen</w:t>
      </w:r>
      <w:proofErr w:type="spellEnd"/>
      <w:r w:rsidRPr="00EF7FD8">
        <w:rPr>
          <w:rFonts w:ascii="Times New Roman" w:eastAsia="Times New Roman" w:hAnsi="Times New Roman" w:cs="Times New Roman"/>
          <w:sz w:val="23"/>
          <w:szCs w:val="23"/>
          <w:lang w:eastAsia="nl-NL"/>
        </w:rPr>
        <w:t xml:space="preserve"> en ad-</w:t>
      </w:r>
      <w:proofErr w:type="spellStart"/>
      <w:r w:rsidRPr="00EF7FD8">
        <w:rPr>
          <w:rFonts w:ascii="Times New Roman" w:eastAsia="Times New Roman" w:hAnsi="Times New Roman" w:cs="Times New Roman"/>
          <w:sz w:val="23"/>
          <w:szCs w:val="23"/>
          <w:lang w:eastAsia="nl-NL"/>
        </w:rPr>
        <w:t>hocmaatregelen</w:t>
      </w:r>
      <w:proofErr w:type="spellEnd"/>
      <w:r w:rsidRPr="00EF7FD8">
        <w:rPr>
          <w:rFonts w:ascii="Times New Roman" w:eastAsia="Times New Roman" w:hAnsi="Times New Roman" w:cs="Times New Roman"/>
          <w:sz w:val="23"/>
          <w:szCs w:val="23"/>
          <w:lang w:eastAsia="nl-NL"/>
        </w:rPr>
        <w:t>.</w:t>
      </w:r>
    </w:p>
    <w:p w14:paraId="4CA4FDDD" w14:textId="0997A2E4" w:rsidR="00865DEA" w:rsidRDefault="00865DEA" w:rsidP="00DF18C0">
      <w:pPr>
        <w:jc w:val="both"/>
        <w:rPr>
          <w:rFonts w:ascii="Times New Roman" w:eastAsia="Times New Roman" w:hAnsi="Times New Roman" w:cs="Times New Roman"/>
          <w:sz w:val="23"/>
          <w:szCs w:val="23"/>
          <w:lang w:eastAsia="nl-NL"/>
        </w:rPr>
      </w:pPr>
      <w:r w:rsidRPr="00865DEA">
        <w:rPr>
          <w:rFonts w:ascii="Times New Roman" w:eastAsia="Times New Roman" w:hAnsi="Times New Roman" w:cs="Times New Roman"/>
          <w:sz w:val="23"/>
          <w:szCs w:val="23"/>
          <w:lang w:eastAsia="nl-NL"/>
        </w:rPr>
        <w:t xml:space="preserve">Een geloofwaardige en duurzame verankering van dit begrotingskader vergt op termijn een </w:t>
      </w:r>
      <w:r w:rsidR="00DF18C0" w:rsidRPr="00DF18C0">
        <w:rPr>
          <w:rFonts w:ascii="Times New Roman" w:eastAsia="Times New Roman" w:hAnsi="Times New Roman" w:cs="Times New Roman"/>
          <w:sz w:val="23"/>
          <w:szCs w:val="23"/>
          <w:lang w:eastAsia="nl-NL"/>
        </w:rPr>
        <w:t xml:space="preserve">wijziging </w:t>
      </w:r>
      <w:r w:rsidRPr="00865DEA">
        <w:rPr>
          <w:rFonts w:ascii="Times New Roman" w:eastAsia="Times New Roman" w:hAnsi="Times New Roman" w:cs="Times New Roman"/>
          <w:sz w:val="23"/>
          <w:szCs w:val="23"/>
          <w:lang w:eastAsia="nl-NL"/>
        </w:rPr>
        <w:t xml:space="preserve">van de Grondwet en van enkele bijzondere wetten. Tegelijk kunnen verschillende elementen, zoals een vroegere begrotingskalender, een jaarlijkse </w:t>
      </w:r>
      <w:proofErr w:type="spellStart"/>
      <w:r w:rsidRPr="005461EB">
        <w:rPr>
          <w:rFonts w:ascii="Times New Roman" w:eastAsia="Times New Roman" w:hAnsi="Times New Roman" w:cs="Times New Roman"/>
          <w:i/>
          <w:iCs/>
          <w:sz w:val="23"/>
          <w:szCs w:val="23"/>
          <w:lang w:eastAsia="nl-NL"/>
        </w:rPr>
        <w:t>Verantwoordingsdag</w:t>
      </w:r>
      <w:proofErr w:type="spellEnd"/>
      <w:r w:rsidRPr="00865DEA">
        <w:rPr>
          <w:rFonts w:ascii="Times New Roman" w:eastAsia="Times New Roman" w:hAnsi="Times New Roman" w:cs="Times New Roman"/>
          <w:sz w:val="23"/>
          <w:szCs w:val="23"/>
          <w:lang w:eastAsia="nl-NL"/>
        </w:rPr>
        <w:t xml:space="preserve">, systematische </w:t>
      </w:r>
      <w:proofErr w:type="spellStart"/>
      <w:r w:rsidRPr="00CC32F8">
        <w:rPr>
          <w:rFonts w:ascii="Times New Roman" w:eastAsia="Times New Roman" w:hAnsi="Times New Roman" w:cs="Times New Roman"/>
          <w:i/>
          <w:iCs/>
          <w:sz w:val="23"/>
          <w:szCs w:val="23"/>
          <w:lang w:eastAsia="nl-NL"/>
        </w:rPr>
        <w:t>spending</w:t>
      </w:r>
      <w:proofErr w:type="spellEnd"/>
      <w:r w:rsidRPr="00CC32F8">
        <w:rPr>
          <w:rFonts w:ascii="Times New Roman" w:eastAsia="Times New Roman" w:hAnsi="Times New Roman" w:cs="Times New Roman"/>
          <w:i/>
          <w:iCs/>
          <w:sz w:val="23"/>
          <w:szCs w:val="23"/>
          <w:lang w:eastAsia="nl-NL"/>
        </w:rPr>
        <w:t xml:space="preserve"> reviews</w:t>
      </w:r>
      <w:r w:rsidRPr="00865DEA">
        <w:rPr>
          <w:rFonts w:ascii="Times New Roman" w:eastAsia="Times New Roman" w:hAnsi="Times New Roman" w:cs="Times New Roman"/>
          <w:sz w:val="23"/>
          <w:szCs w:val="23"/>
          <w:lang w:eastAsia="nl-NL"/>
        </w:rPr>
        <w:t xml:space="preserve"> en een versterkt</w:t>
      </w:r>
      <w:r w:rsidR="00ED052A">
        <w:rPr>
          <w:rFonts w:ascii="Times New Roman" w:eastAsia="Times New Roman" w:hAnsi="Times New Roman" w:cs="Times New Roman"/>
          <w:sz w:val="23"/>
          <w:szCs w:val="23"/>
          <w:lang w:eastAsia="nl-NL"/>
        </w:rPr>
        <w:t>e rol voor onafhankelijke instellingen</w:t>
      </w:r>
      <w:r w:rsidRPr="00865DEA">
        <w:rPr>
          <w:rFonts w:ascii="Times New Roman" w:eastAsia="Times New Roman" w:hAnsi="Times New Roman" w:cs="Times New Roman"/>
          <w:sz w:val="23"/>
          <w:szCs w:val="23"/>
          <w:lang w:eastAsia="nl-NL"/>
        </w:rPr>
        <w:t xml:space="preserve">, al op korte termijn worden ingevoerd. Juist omdat het gaat om spelregels voor de lange termijn, is </w:t>
      </w:r>
      <w:r w:rsidR="0020499F">
        <w:rPr>
          <w:rFonts w:ascii="Times New Roman" w:eastAsia="Times New Roman" w:hAnsi="Times New Roman" w:cs="Times New Roman"/>
          <w:sz w:val="23"/>
          <w:szCs w:val="23"/>
          <w:lang w:eastAsia="nl-NL"/>
        </w:rPr>
        <w:t xml:space="preserve">de voorgestelde </w:t>
      </w:r>
      <w:r w:rsidRPr="00865DEA">
        <w:rPr>
          <w:rFonts w:ascii="Times New Roman" w:eastAsia="Times New Roman" w:hAnsi="Times New Roman" w:cs="Times New Roman"/>
          <w:sz w:val="23"/>
          <w:szCs w:val="23"/>
          <w:lang w:eastAsia="nl-NL"/>
        </w:rPr>
        <w:t>verankering op een hoger normatief niveau een logische volgende stap.</w:t>
      </w:r>
    </w:p>
    <w:p w14:paraId="3782A873" w14:textId="1556EB89" w:rsidR="007B21E8" w:rsidRPr="00EF7FD8" w:rsidRDefault="00182993" w:rsidP="005A1179">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sz w:val="23"/>
          <w:szCs w:val="23"/>
          <w:lang w:eastAsia="nl-NL"/>
        </w:rPr>
        <w:t xml:space="preserve">Wij nodigen u uit om deze elementen, inclusief de noodzakelijke institutionele verankering, centraal te plaatsen in </w:t>
      </w:r>
      <w:r w:rsidR="00CA4373" w:rsidRPr="00EF7FD8">
        <w:rPr>
          <w:rFonts w:ascii="Times New Roman" w:eastAsia="Times New Roman" w:hAnsi="Times New Roman" w:cs="Times New Roman"/>
          <w:sz w:val="23"/>
          <w:szCs w:val="23"/>
          <w:lang w:eastAsia="nl-NL"/>
        </w:rPr>
        <w:t xml:space="preserve">een </w:t>
      </w:r>
      <w:r w:rsidRPr="00EF7FD8">
        <w:rPr>
          <w:rFonts w:ascii="Times New Roman" w:eastAsia="Times New Roman" w:hAnsi="Times New Roman" w:cs="Times New Roman"/>
          <w:sz w:val="23"/>
          <w:szCs w:val="23"/>
          <w:lang w:eastAsia="nl-NL"/>
        </w:rPr>
        <w:t xml:space="preserve">toekomstige </w:t>
      </w:r>
      <w:r w:rsidR="00A4511C" w:rsidRPr="00EF7FD8">
        <w:rPr>
          <w:rFonts w:ascii="Times New Roman" w:eastAsia="Times New Roman" w:hAnsi="Times New Roman" w:cs="Times New Roman"/>
          <w:sz w:val="23"/>
          <w:szCs w:val="23"/>
          <w:lang w:eastAsia="nl-NL"/>
        </w:rPr>
        <w:t>hervorming</w:t>
      </w:r>
      <w:r w:rsidR="00815869" w:rsidRPr="00EF7FD8">
        <w:rPr>
          <w:rFonts w:ascii="Times New Roman" w:eastAsia="Times New Roman" w:hAnsi="Times New Roman" w:cs="Times New Roman"/>
          <w:sz w:val="23"/>
          <w:szCs w:val="23"/>
          <w:lang w:eastAsia="nl-NL"/>
        </w:rPr>
        <w:t xml:space="preserve"> van het begrotingskader</w:t>
      </w:r>
      <w:r w:rsidRPr="00EF7FD8">
        <w:rPr>
          <w:rFonts w:ascii="Times New Roman" w:eastAsia="Times New Roman" w:hAnsi="Times New Roman" w:cs="Times New Roman"/>
          <w:sz w:val="23"/>
          <w:szCs w:val="23"/>
          <w:lang w:eastAsia="nl-NL"/>
        </w:rPr>
        <w:t>, zodat de Belgische overheidsfinanciën kunnen steunen op duidelijke regels, voorspelbaarheid en institutionele discipline</w:t>
      </w:r>
      <w:r w:rsidR="007B21E8" w:rsidRPr="00EF7FD8">
        <w:rPr>
          <w:rFonts w:ascii="Times New Roman" w:eastAsia="Times New Roman" w:hAnsi="Times New Roman" w:cs="Times New Roman"/>
          <w:kern w:val="0"/>
          <w:sz w:val="23"/>
          <w:szCs w:val="23"/>
          <w:lang w:eastAsia="nl-NL"/>
          <w14:ligatures w14:val="none"/>
        </w:rPr>
        <w:t>.</w:t>
      </w:r>
    </w:p>
    <w:p w14:paraId="31180CF5" w14:textId="77777777" w:rsidR="007E2897" w:rsidRPr="00EF7FD8" w:rsidRDefault="007E2897" w:rsidP="007E2897">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p>
    <w:p w14:paraId="74D6CA0C" w14:textId="6F47D089" w:rsidR="007E2897" w:rsidRDefault="007E2897" w:rsidP="007E2897">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kern w:val="0"/>
          <w:sz w:val="23"/>
          <w:szCs w:val="23"/>
          <w:lang w:eastAsia="nl-NL"/>
          <w14:ligatures w14:val="none"/>
        </w:rPr>
        <w:t>Met de meeste hoogachting,</w:t>
      </w:r>
    </w:p>
    <w:p w14:paraId="13FF7DE0" w14:textId="77777777" w:rsidR="00DF2364" w:rsidRPr="00EF7FD8" w:rsidRDefault="00DF2364" w:rsidP="007E2897">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p>
    <w:p w14:paraId="6BE97BBE" w14:textId="42B7360A" w:rsidR="007E2897" w:rsidRPr="00EF7FD8" w:rsidRDefault="007E2897" w:rsidP="007E2897">
      <w:pPr>
        <w:spacing w:beforeAutospacing="1" w:afterAutospacing="1" w:line="240" w:lineRule="auto"/>
        <w:jc w:val="both"/>
        <w:rPr>
          <w:rFonts w:ascii="Times New Roman" w:eastAsia="Times New Roman" w:hAnsi="Times New Roman" w:cs="Times New Roman"/>
          <w:kern w:val="0"/>
          <w:sz w:val="23"/>
          <w:szCs w:val="23"/>
          <w:lang w:eastAsia="nl-NL"/>
          <w14:ligatures w14:val="none"/>
        </w:rPr>
      </w:pPr>
      <w:r w:rsidRPr="00EF7FD8">
        <w:rPr>
          <w:rFonts w:ascii="Times New Roman" w:eastAsia="Times New Roman" w:hAnsi="Times New Roman" w:cs="Times New Roman"/>
          <w:kern w:val="0"/>
          <w:sz w:val="23"/>
          <w:szCs w:val="23"/>
          <w:lang w:eastAsia="nl-NL"/>
          <w14:ligatures w14:val="none"/>
        </w:rPr>
        <w:t>De ondertekenaars van deze brief</w:t>
      </w:r>
    </w:p>
    <w:sectPr w:rsidR="007E2897" w:rsidRPr="00EF7FD8" w:rsidSect="00EF7FD8">
      <w:pgSz w:w="11906" w:h="16838"/>
      <w:pgMar w:top="1361" w:right="1361" w:bottom="136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071408"/>
    <w:multiLevelType w:val="multilevel"/>
    <w:tmpl w:val="32EC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C2B18"/>
    <w:multiLevelType w:val="hybridMultilevel"/>
    <w:tmpl w:val="FC700356"/>
    <w:lvl w:ilvl="0" w:tplc="67A80730">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A6B69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26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21761"/>
    <w:multiLevelType w:val="hybridMultilevel"/>
    <w:tmpl w:val="66C4EE94"/>
    <w:lvl w:ilvl="0" w:tplc="37563E2E">
      <w:start w:val="1"/>
      <w:numFmt w:val="decimal"/>
      <w:lvlText w:val="%1."/>
      <w:lvlJc w:val="left"/>
      <w:pPr>
        <w:ind w:left="360" w:hanging="360"/>
      </w:pPr>
    </w:lvl>
    <w:lvl w:ilvl="1" w:tplc="C658CC04">
      <w:start w:val="1"/>
      <w:numFmt w:val="lowerLetter"/>
      <w:lvlText w:val="%2."/>
      <w:lvlJc w:val="left"/>
      <w:pPr>
        <w:ind w:left="1080" w:hanging="360"/>
      </w:pPr>
    </w:lvl>
    <w:lvl w:ilvl="2" w:tplc="53BCEE22">
      <w:start w:val="1"/>
      <w:numFmt w:val="lowerRoman"/>
      <w:lvlText w:val="%3."/>
      <w:lvlJc w:val="right"/>
      <w:pPr>
        <w:ind w:left="1800" w:hanging="180"/>
      </w:pPr>
    </w:lvl>
    <w:lvl w:ilvl="3" w:tplc="16DC6782">
      <w:start w:val="1"/>
      <w:numFmt w:val="decimal"/>
      <w:lvlText w:val="%4."/>
      <w:lvlJc w:val="left"/>
      <w:pPr>
        <w:ind w:left="2520" w:hanging="360"/>
      </w:pPr>
    </w:lvl>
    <w:lvl w:ilvl="4" w:tplc="70D869A4">
      <w:start w:val="1"/>
      <w:numFmt w:val="lowerLetter"/>
      <w:lvlText w:val="%5."/>
      <w:lvlJc w:val="left"/>
      <w:pPr>
        <w:ind w:left="3240" w:hanging="360"/>
      </w:pPr>
    </w:lvl>
    <w:lvl w:ilvl="5" w:tplc="4208BA76">
      <w:start w:val="1"/>
      <w:numFmt w:val="lowerRoman"/>
      <w:lvlText w:val="%6."/>
      <w:lvlJc w:val="right"/>
      <w:pPr>
        <w:ind w:left="3960" w:hanging="180"/>
      </w:pPr>
    </w:lvl>
    <w:lvl w:ilvl="6" w:tplc="BA34F764">
      <w:start w:val="1"/>
      <w:numFmt w:val="decimal"/>
      <w:lvlText w:val="%7."/>
      <w:lvlJc w:val="left"/>
      <w:pPr>
        <w:ind w:left="4680" w:hanging="360"/>
      </w:pPr>
    </w:lvl>
    <w:lvl w:ilvl="7" w:tplc="3F0639B4">
      <w:start w:val="1"/>
      <w:numFmt w:val="lowerLetter"/>
      <w:lvlText w:val="%8."/>
      <w:lvlJc w:val="left"/>
      <w:pPr>
        <w:ind w:left="5400" w:hanging="360"/>
      </w:pPr>
    </w:lvl>
    <w:lvl w:ilvl="8" w:tplc="0188184E">
      <w:start w:val="1"/>
      <w:numFmt w:val="lowerRoman"/>
      <w:lvlText w:val="%9."/>
      <w:lvlJc w:val="right"/>
      <w:pPr>
        <w:ind w:left="6120" w:hanging="180"/>
      </w:pPr>
    </w:lvl>
  </w:abstractNum>
  <w:num w:numId="1" w16cid:durableId="273750028">
    <w:abstractNumId w:val="4"/>
  </w:num>
  <w:num w:numId="2" w16cid:durableId="1142503964">
    <w:abstractNumId w:val="0"/>
  </w:num>
  <w:num w:numId="3" w16cid:durableId="1050687677">
    <w:abstractNumId w:val="3"/>
  </w:num>
  <w:num w:numId="4" w16cid:durableId="1670018388">
    <w:abstractNumId w:val="2"/>
  </w:num>
  <w:num w:numId="5" w16cid:durableId="19486608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evin Spiritus">
    <w15:presenceInfo w15:providerId="AD" w15:userId="S::Kevin.Spiritus@kuleuven.be::7d56c1af-0794-487f-873f-93e5dd531f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E8"/>
    <w:rsid w:val="00001FC6"/>
    <w:rsid w:val="000064EA"/>
    <w:rsid w:val="000067AB"/>
    <w:rsid w:val="00007C48"/>
    <w:rsid w:val="00024EBA"/>
    <w:rsid w:val="00026420"/>
    <w:rsid w:val="00030E66"/>
    <w:rsid w:val="00033EF3"/>
    <w:rsid w:val="000566D3"/>
    <w:rsid w:val="0006363C"/>
    <w:rsid w:val="00084E9C"/>
    <w:rsid w:val="0008620E"/>
    <w:rsid w:val="000868F5"/>
    <w:rsid w:val="00093317"/>
    <w:rsid w:val="000A0BB8"/>
    <w:rsid w:val="000C50BB"/>
    <w:rsid w:val="000C57F0"/>
    <w:rsid w:val="000C7389"/>
    <w:rsid w:val="000D4854"/>
    <w:rsid w:val="000D5895"/>
    <w:rsid w:val="000D5D83"/>
    <w:rsid w:val="000E128B"/>
    <w:rsid w:val="000F73C0"/>
    <w:rsid w:val="0010078D"/>
    <w:rsid w:val="00100B31"/>
    <w:rsid w:val="00113CD0"/>
    <w:rsid w:val="00115342"/>
    <w:rsid w:val="00117E18"/>
    <w:rsid w:val="00126BE8"/>
    <w:rsid w:val="0014175D"/>
    <w:rsid w:val="0014270C"/>
    <w:rsid w:val="00145AA5"/>
    <w:rsid w:val="00147D6C"/>
    <w:rsid w:val="00162744"/>
    <w:rsid w:val="001631A7"/>
    <w:rsid w:val="00182993"/>
    <w:rsid w:val="00187B10"/>
    <w:rsid w:val="00191BE9"/>
    <w:rsid w:val="00193C6C"/>
    <w:rsid w:val="001A62D7"/>
    <w:rsid w:val="001B223A"/>
    <w:rsid w:val="001B73AC"/>
    <w:rsid w:val="001C2977"/>
    <w:rsid w:val="001D0359"/>
    <w:rsid w:val="001F0186"/>
    <w:rsid w:val="001F4BC0"/>
    <w:rsid w:val="001F712B"/>
    <w:rsid w:val="0020499F"/>
    <w:rsid w:val="002049E2"/>
    <w:rsid w:val="00204FC6"/>
    <w:rsid w:val="00211465"/>
    <w:rsid w:val="0021398E"/>
    <w:rsid w:val="00224DBB"/>
    <w:rsid w:val="0022531D"/>
    <w:rsid w:val="002313AC"/>
    <w:rsid w:val="00246480"/>
    <w:rsid w:val="00256FED"/>
    <w:rsid w:val="00265DC7"/>
    <w:rsid w:val="00270173"/>
    <w:rsid w:val="002728D1"/>
    <w:rsid w:val="00276BBE"/>
    <w:rsid w:val="00283FA1"/>
    <w:rsid w:val="00291CD8"/>
    <w:rsid w:val="00294602"/>
    <w:rsid w:val="002A0B72"/>
    <w:rsid w:val="002A2D67"/>
    <w:rsid w:val="002A4157"/>
    <w:rsid w:val="002B7684"/>
    <w:rsid w:val="002C1769"/>
    <w:rsid w:val="002C5BF9"/>
    <w:rsid w:val="002D10E7"/>
    <w:rsid w:val="002D1543"/>
    <w:rsid w:val="002D373B"/>
    <w:rsid w:val="002D625E"/>
    <w:rsid w:val="002D7492"/>
    <w:rsid w:val="002E780E"/>
    <w:rsid w:val="00301311"/>
    <w:rsid w:val="003043FF"/>
    <w:rsid w:val="00304E8B"/>
    <w:rsid w:val="00306119"/>
    <w:rsid w:val="0030633E"/>
    <w:rsid w:val="00307140"/>
    <w:rsid w:val="00307534"/>
    <w:rsid w:val="0031060B"/>
    <w:rsid w:val="003114F3"/>
    <w:rsid w:val="0032019C"/>
    <w:rsid w:val="00321C0F"/>
    <w:rsid w:val="00325AAC"/>
    <w:rsid w:val="00334DFF"/>
    <w:rsid w:val="00336BB0"/>
    <w:rsid w:val="003555CE"/>
    <w:rsid w:val="00355D56"/>
    <w:rsid w:val="003602D3"/>
    <w:rsid w:val="0036576E"/>
    <w:rsid w:val="00367EE3"/>
    <w:rsid w:val="0037027C"/>
    <w:rsid w:val="00384EEF"/>
    <w:rsid w:val="00385D93"/>
    <w:rsid w:val="003A1825"/>
    <w:rsid w:val="003A4C5E"/>
    <w:rsid w:val="003A5003"/>
    <w:rsid w:val="003B11C4"/>
    <w:rsid w:val="003B1CA7"/>
    <w:rsid w:val="003B3487"/>
    <w:rsid w:val="003B4A62"/>
    <w:rsid w:val="003C38F3"/>
    <w:rsid w:val="003F43C2"/>
    <w:rsid w:val="00405967"/>
    <w:rsid w:val="004065B3"/>
    <w:rsid w:val="004115C7"/>
    <w:rsid w:val="004143EC"/>
    <w:rsid w:val="00417E1C"/>
    <w:rsid w:val="004232E8"/>
    <w:rsid w:val="00423A30"/>
    <w:rsid w:val="00423AC1"/>
    <w:rsid w:val="00430D3F"/>
    <w:rsid w:val="00431420"/>
    <w:rsid w:val="004345CA"/>
    <w:rsid w:val="0043714A"/>
    <w:rsid w:val="00442D02"/>
    <w:rsid w:val="00442E67"/>
    <w:rsid w:val="004430DB"/>
    <w:rsid w:val="004521D5"/>
    <w:rsid w:val="00470FC9"/>
    <w:rsid w:val="00481584"/>
    <w:rsid w:val="00483497"/>
    <w:rsid w:val="00490865"/>
    <w:rsid w:val="004A79A9"/>
    <w:rsid w:val="004B1766"/>
    <w:rsid w:val="004B5DFF"/>
    <w:rsid w:val="004C7855"/>
    <w:rsid w:val="004F1BCE"/>
    <w:rsid w:val="00505432"/>
    <w:rsid w:val="005118A9"/>
    <w:rsid w:val="0053120C"/>
    <w:rsid w:val="0053363C"/>
    <w:rsid w:val="00535101"/>
    <w:rsid w:val="005426BF"/>
    <w:rsid w:val="005461EB"/>
    <w:rsid w:val="00550F3E"/>
    <w:rsid w:val="00561398"/>
    <w:rsid w:val="00561A74"/>
    <w:rsid w:val="005620BB"/>
    <w:rsid w:val="00566CC7"/>
    <w:rsid w:val="0057105D"/>
    <w:rsid w:val="005800DA"/>
    <w:rsid w:val="005874EE"/>
    <w:rsid w:val="00594EC2"/>
    <w:rsid w:val="005A1179"/>
    <w:rsid w:val="005A4CAF"/>
    <w:rsid w:val="005A52A7"/>
    <w:rsid w:val="005B637B"/>
    <w:rsid w:val="005B7355"/>
    <w:rsid w:val="005C3229"/>
    <w:rsid w:val="005C5074"/>
    <w:rsid w:val="005D330E"/>
    <w:rsid w:val="005E7F02"/>
    <w:rsid w:val="005F26CF"/>
    <w:rsid w:val="005F29EB"/>
    <w:rsid w:val="00614BD2"/>
    <w:rsid w:val="00626A8B"/>
    <w:rsid w:val="00640A31"/>
    <w:rsid w:val="00642EA4"/>
    <w:rsid w:val="00643C11"/>
    <w:rsid w:val="006453AD"/>
    <w:rsid w:val="006500DC"/>
    <w:rsid w:val="00654956"/>
    <w:rsid w:val="00691134"/>
    <w:rsid w:val="0069207E"/>
    <w:rsid w:val="00693E1C"/>
    <w:rsid w:val="006960DD"/>
    <w:rsid w:val="0069636F"/>
    <w:rsid w:val="006A5DBC"/>
    <w:rsid w:val="006B2516"/>
    <w:rsid w:val="006B59C0"/>
    <w:rsid w:val="006B7ADD"/>
    <w:rsid w:val="006C497B"/>
    <w:rsid w:val="006D339B"/>
    <w:rsid w:val="0070070F"/>
    <w:rsid w:val="00733504"/>
    <w:rsid w:val="0073599C"/>
    <w:rsid w:val="0074191D"/>
    <w:rsid w:val="00743D41"/>
    <w:rsid w:val="0074549E"/>
    <w:rsid w:val="007479BB"/>
    <w:rsid w:val="00750E5C"/>
    <w:rsid w:val="007569EC"/>
    <w:rsid w:val="0077118B"/>
    <w:rsid w:val="0077519C"/>
    <w:rsid w:val="00784CEB"/>
    <w:rsid w:val="00787E41"/>
    <w:rsid w:val="00794BDC"/>
    <w:rsid w:val="007A378E"/>
    <w:rsid w:val="007B21E8"/>
    <w:rsid w:val="007B2C63"/>
    <w:rsid w:val="007C18AC"/>
    <w:rsid w:val="007E2897"/>
    <w:rsid w:val="007E71DA"/>
    <w:rsid w:val="0080085A"/>
    <w:rsid w:val="008149D5"/>
    <w:rsid w:val="00815869"/>
    <w:rsid w:val="008245D0"/>
    <w:rsid w:val="00824EDB"/>
    <w:rsid w:val="00837C06"/>
    <w:rsid w:val="0084569F"/>
    <w:rsid w:val="008474C6"/>
    <w:rsid w:val="00850899"/>
    <w:rsid w:val="008541C2"/>
    <w:rsid w:val="00864EB9"/>
    <w:rsid w:val="00865DEA"/>
    <w:rsid w:val="0087118C"/>
    <w:rsid w:val="008974B2"/>
    <w:rsid w:val="008A6539"/>
    <w:rsid w:val="008B59FB"/>
    <w:rsid w:val="008B5D89"/>
    <w:rsid w:val="008B7209"/>
    <w:rsid w:val="008C7818"/>
    <w:rsid w:val="008D100B"/>
    <w:rsid w:val="008E034F"/>
    <w:rsid w:val="008E1225"/>
    <w:rsid w:val="008E4595"/>
    <w:rsid w:val="008E6C3E"/>
    <w:rsid w:val="008F4439"/>
    <w:rsid w:val="008F5345"/>
    <w:rsid w:val="008F6922"/>
    <w:rsid w:val="0091420F"/>
    <w:rsid w:val="009214C9"/>
    <w:rsid w:val="00944470"/>
    <w:rsid w:val="00951B5B"/>
    <w:rsid w:val="009531B2"/>
    <w:rsid w:val="009607CC"/>
    <w:rsid w:val="00964402"/>
    <w:rsid w:val="00971E8D"/>
    <w:rsid w:val="00973E45"/>
    <w:rsid w:val="00983DE6"/>
    <w:rsid w:val="009922AF"/>
    <w:rsid w:val="00994E92"/>
    <w:rsid w:val="009A59F8"/>
    <w:rsid w:val="009B5A32"/>
    <w:rsid w:val="009B7DB8"/>
    <w:rsid w:val="009B7F52"/>
    <w:rsid w:val="009C4DF9"/>
    <w:rsid w:val="009C5686"/>
    <w:rsid w:val="009D1E40"/>
    <w:rsid w:val="009D40F2"/>
    <w:rsid w:val="009D4D53"/>
    <w:rsid w:val="009E3AD1"/>
    <w:rsid w:val="009E74E9"/>
    <w:rsid w:val="009F1BB6"/>
    <w:rsid w:val="009F258A"/>
    <w:rsid w:val="00A04C1E"/>
    <w:rsid w:val="00A26B20"/>
    <w:rsid w:val="00A26EEE"/>
    <w:rsid w:val="00A34AD1"/>
    <w:rsid w:val="00A4511C"/>
    <w:rsid w:val="00A60D20"/>
    <w:rsid w:val="00A65198"/>
    <w:rsid w:val="00A712A8"/>
    <w:rsid w:val="00A72AE9"/>
    <w:rsid w:val="00A9036A"/>
    <w:rsid w:val="00A9358A"/>
    <w:rsid w:val="00AA1C81"/>
    <w:rsid w:val="00AA23A7"/>
    <w:rsid w:val="00AB33D6"/>
    <w:rsid w:val="00AB781F"/>
    <w:rsid w:val="00AB7E96"/>
    <w:rsid w:val="00AC0D22"/>
    <w:rsid w:val="00AC13DC"/>
    <w:rsid w:val="00AD1CF7"/>
    <w:rsid w:val="00AD60AF"/>
    <w:rsid w:val="00AF2130"/>
    <w:rsid w:val="00B047FE"/>
    <w:rsid w:val="00B06063"/>
    <w:rsid w:val="00B06DA4"/>
    <w:rsid w:val="00B15AAB"/>
    <w:rsid w:val="00B31B4A"/>
    <w:rsid w:val="00B36784"/>
    <w:rsid w:val="00B36BE4"/>
    <w:rsid w:val="00B47D4B"/>
    <w:rsid w:val="00B61016"/>
    <w:rsid w:val="00B7322B"/>
    <w:rsid w:val="00B90069"/>
    <w:rsid w:val="00B92831"/>
    <w:rsid w:val="00B92F29"/>
    <w:rsid w:val="00B94A38"/>
    <w:rsid w:val="00BC111E"/>
    <w:rsid w:val="00BC3886"/>
    <w:rsid w:val="00BE5A84"/>
    <w:rsid w:val="00BE7569"/>
    <w:rsid w:val="00BF19B8"/>
    <w:rsid w:val="00C171F0"/>
    <w:rsid w:val="00C17E4D"/>
    <w:rsid w:val="00C27419"/>
    <w:rsid w:val="00C42D2B"/>
    <w:rsid w:val="00C46E86"/>
    <w:rsid w:val="00C607B3"/>
    <w:rsid w:val="00C64FC8"/>
    <w:rsid w:val="00C674B3"/>
    <w:rsid w:val="00C805D3"/>
    <w:rsid w:val="00C83D19"/>
    <w:rsid w:val="00C93EC3"/>
    <w:rsid w:val="00CA2E85"/>
    <w:rsid w:val="00CA4373"/>
    <w:rsid w:val="00CB1889"/>
    <w:rsid w:val="00CB46D6"/>
    <w:rsid w:val="00CC32F8"/>
    <w:rsid w:val="00CC59D3"/>
    <w:rsid w:val="00CD2272"/>
    <w:rsid w:val="00CD2BBD"/>
    <w:rsid w:val="00CD7F88"/>
    <w:rsid w:val="00D0119B"/>
    <w:rsid w:val="00D103B3"/>
    <w:rsid w:val="00D15C76"/>
    <w:rsid w:val="00D24708"/>
    <w:rsid w:val="00D32D60"/>
    <w:rsid w:val="00D35995"/>
    <w:rsid w:val="00D35FF9"/>
    <w:rsid w:val="00D44131"/>
    <w:rsid w:val="00D44E42"/>
    <w:rsid w:val="00D52FE5"/>
    <w:rsid w:val="00D53991"/>
    <w:rsid w:val="00D5425D"/>
    <w:rsid w:val="00D61292"/>
    <w:rsid w:val="00D63107"/>
    <w:rsid w:val="00D80F4A"/>
    <w:rsid w:val="00D859BB"/>
    <w:rsid w:val="00D91292"/>
    <w:rsid w:val="00D933E3"/>
    <w:rsid w:val="00DB7CFB"/>
    <w:rsid w:val="00DC2245"/>
    <w:rsid w:val="00DD5032"/>
    <w:rsid w:val="00DF18C0"/>
    <w:rsid w:val="00DF2364"/>
    <w:rsid w:val="00DF3D2F"/>
    <w:rsid w:val="00DF4F70"/>
    <w:rsid w:val="00E01109"/>
    <w:rsid w:val="00E06442"/>
    <w:rsid w:val="00E16D62"/>
    <w:rsid w:val="00E2108E"/>
    <w:rsid w:val="00E321DA"/>
    <w:rsid w:val="00E4283A"/>
    <w:rsid w:val="00E46FAD"/>
    <w:rsid w:val="00E47528"/>
    <w:rsid w:val="00E50D20"/>
    <w:rsid w:val="00E536BD"/>
    <w:rsid w:val="00E8031D"/>
    <w:rsid w:val="00EA7765"/>
    <w:rsid w:val="00EA7A06"/>
    <w:rsid w:val="00EA7A15"/>
    <w:rsid w:val="00EB1B21"/>
    <w:rsid w:val="00EC3D1C"/>
    <w:rsid w:val="00EC7126"/>
    <w:rsid w:val="00ED052A"/>
    <w:rsid w:val="00ED1261"/>
    <w:rsid w:val="00ED185E"/>
    <w:rsid w:val="00EF4410"/>
    <w:rsid w:val="00EF7FD8"/>
    <w:rsid w:val="00F1114D"/>
    <w:rsid w:val="00F27964"/>
    <w:rsid w:val="00F30DBB"/>
    <w:rsid w:val="00F3458C"/>
    <w:rsid w:val="00F379BB"/>
    <w:rsid w:val="00F413A7"/>
    <w:rsid w:val="00F42206"/>
    <w:rsid w:val="00F46D90"/>
    <w:rsid w:val="00F47018"/>
    <w:rsid w:val="00F50135"/>
    <w:rsid w:val="00F620F3"/>
    <w:rsid w:val="00F82BEE"/>
    <w:rsid w:val="00F85DD1"/>
    <w:rsid w:val="00FA38FD"/>
    <w:rsid w:val="00FB384C"/>
    <w:rsid w:val="00FB6428"/>
    <w:rsid w:val="00FC0310"/>
    <w:rsid w:val="00FC33DE"/>
    <w:rsid w:val="00FC4DDE"/>
    <w:rsid w:val="00FC6051"/>
    <w:rsid w:val="00FE1233"/>
    <w:rsid w:val="00FF33D0"/>
    <w:rsid w:val="052B82E9"/>
    <w:rsid w:val="0A7FA2DC"/>
    <w:rsid w:val="0C5C1543"/>
    <w:rsid w:val="0D1CDE84"/>
    <w:rsid w:val="0DA238D8"/>
    <w:rsid w:val="0EF1CC74"/>
    <w:rsid w:val="10C67A54"/>
    <w:rsid w:val="22494392"/>
    <w:rsid w:val="22E77C24"/>
    <w:rsid w:val="3306250A"/>
    <w:rsid w:val="33CE3E6B"/>
    <w:rsid w:val="45CB1855"/>
    <w:rsid w:val="4F57B46C"/>
    <w:rsid w:val="532B3A9E"/>
    <w:rsid w:val="5F20A281"/>
    <w:rsid w:val="5FEDB42E"/>
    <w:rsid w:val="6AC0BD5D"/>
    <w:rsid w:val="6B47BDDF"/>
    <w:rsid w:val="6CDE204A"/>
    <w:rsid w:val="7067479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94EBD"/>
  <w15:chartTrackingRefBased/>
  <w15:docId w15:val="{DB76CA5F-7B1D-471A-A44E-A589F887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1E8"/>
    <w:rPr>
      <w:rFonts w:eastAsiaTheme="majorEastAsia" w:cstheme="majorBidi"/>
      <w:color w:val="272727" w:themeColor="text1" w:themeTint="D8"/>
    </w:rPr>
  </w:style>
  <w:style w:type="paragraph" w:styleId="Title">
    <w:name w:val="Title"/>
    <w:basedOn w:val="Normal"/>
    <w:next w:val="Normal"/>
    <w:link w:val="TitleChar"/>
    <w:uiPriority w:val="10"/>
    <w:qFormat/>
    <w:rsid w:val="007B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1E8"/>
    <w:pPr>
      <w:spacing w:before="160"/>
      <w:jc w:val="center"/>
    </w:pPr>
    <w:rPr>
      <w:i/>
      <w:iCs/>
      <w:color w:val="404040" w:themeColor="text1" w:themeTint="BF"/>
    </w:rPr>
  </w:style>
  <w:style w:type="character" w:customStyle="1" w:styleId="QuoteChar">
    <w:name w:val="Quote Char"/>
    <w:basedOn w:val="DefaultParagraphFont"/>
    <w:link w:val="Quote"/>
    <w:uiPriority w:val="29"/>
    <w:rsid w:val="007B21E8"/>
    <w:rPr>
      <w:i/>
      <w:iCs/>
      <w:color w:val="404040" w:themeColor="text1" w:themeTint="BF"/>
    </w:rPr>
  </w:style>
  <w:style w:type="paragraph" w:styleId="ListParagraph">
    <w:name w:val="List Paragraph"/>
    <w:basedOn w:val="Normal"/>
    <w:uiPriority w:val="34"/>
    <w:qFormat/>
    <w:rsid w:val="007B21E8"/>
    <w:pPr>
      <w:ind w:left="720"/>
      <w:contextualSpacing/>
    </w:pPr>
  </w:style>
  <w:style w:type="character" w:styleId="IntenseEmphasis">
    <w:name w:val="Intense Emphasis"/>
    <w:basedOn w:val="DefaultParagraphFont"/>
    <w:uiPriority w:val="21"/>
    <w:qFormat/>
    <w:rsid w:val="007B21E8"/>
    <w:rPr>
      <w:i/>
      <w:iCs/>
      <w:color w:val="0F4761" w:themeColor="accent1" w:themeShade="BF"/>
    </w:rPr>
  </w:style>
  <w:style w:type="paragraph" w:styleId="IntenseQuote">
    <w:name w:val="Intense Quote"/>
    <w:basedOn w:val="Normal"/>
    <w:next w:val="Normal"/>
    <w:link w:val="IntenseQuoteChar"/>
    <w:uiPriority w:val="30"/>
    <w:qFormat/>
    <w:rsid w:val="007B2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1E8"/>
    <w:rPr>
      <w:i/>
      <w:iCs/>
      <w:color w:val="0F4761" w:themeColor="accent1" w:themeShade="BF"/>
    </w:rPr>
  </w:style>
  <w:style w:type="character" w:styleId="IntenseReference">
    <w:name w:val="Intense Reference"/>
    <w:basedOn w:val="DefaultParagraphFont"/>
    <w:uiPriority w:val="32"/>
    <w:qFormat/>
    <w:rsid w:val="007B21E8"/>
    <w:rPr>
      <w:b/>
      <w:bCs/>
      <w:smallCaps/>
      <w:color w:val="0F4761" w:themeColor="accent1" w:themeShade="BF"/>
      <w:spacing w:val="5"/>
    </w:rPr>
  </w:style>
  <w:style w:type="paragraph" w:styleId="NormalWeb">
    <w:name w:val="Normal (Web)"/>
    <w:basedOn w:val="Normal"/>
    <w:uiPriority w:val="99"/>
    <w:semiHidden/>
    <w:unhideWhenUsed/>
    <w:rsid w:val="007B21E8"/>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7B21E8"/>
    <w:rPr>
      <w:b/>
      <w:bCs/>
    </w:rPr>
  </w:style>
  <w:style w:type="paragraph" w:customStyle="1" w:styleId="p1">
    <w:name w:val="p1"/>
    <w:basedOn w:val="Normal"/>
    <w:rsid w:val="000D5D83"/>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0D5D83"/>
  </w:style>
  <w:style w:type="paragraph" w:styleId="Revision">
    <w:name w:val="Revision"/>
    <w:hidden/>
    <w:uiPriority w:val="99"/>
    <w:semiHidden/>
    <w:rsid w:val="00193C6C"/>
    <w:pPr>
      <w:spacing w:after="0" w:line="240" w:lineRule="auto"/>
    </w:pPr>
  </w:style>
  <w:style w:type="character" w:styleId="CommentReference">
    <w:name w:val="annotation reference"/>
    <w:basedOn w:val="DefaultParagraphFont"/>
    <w:uiPriority w:val="99"/>
    <w:semiHidden/>
    <w:unhideWhenUsed/>
    <w:rsid w:val="00193C6C"/>
    <w:rPr>
      <w:sz w:val="16"/>
      <w:szCs w:val="16"/>
    </w:rPr>
  </w:style>
  <w:style w:type="paragraph" w:styleId="CommentText">
    <w:name w:val="annotation text"/>
    <w:basedOn w:val="Normal"/>
    <w:link w:val="CommentTextChar"/>
    <w:uiPriority w:val="99"/>
    <w:unhideWhenUsed/>
    <w:rsid w:val="00193C6C"/>
    <w:pPr>
      <w:spacing w:line="240" w:lineRule="auto"/>
    </w:pPr>
    <w:rPr>
      <w:sz w:val="20"/>
      <w:szCs w:val="20"/>
    </w:rPr>
  </w:style>
  <w:style w:type="character" w:customStyle="1" w:styleId="CommentTextChar">
    <w:name w:val="Comment Text Char"/>
    <w:basedOn w:val="DefaultParagraphFont"/>
    <w:link w:val="CommentText"/>
    <w:uiPriority w:val="99"/>
    <w:rsid w:val="00193C6C"/>
    <w:rPr>
      <w:sz w:val="20"/>
      <w:szCs w:val="20"/>
    </w:rPr>
  </w:style>
  <w:style w:type="paragraph" w:styleId="CommentSubject">
    <w:name w:val="annotation subject"/>
    <w:basedOn w:val="CommentText"/>
    <w:next w:val="CommentText"/>
    <w:link w:val="CommentSubjectChar"/>
    <w:uiPriority w:val="99"/>
    <w:semiHidden/>
    <w:unhideWhenUsed/>
    <w:rsid w:val="00193C6C"/>
    <w:rPr>
      <w:b/>
      <w:bCs/>
    </w:rPr>
  </w:style>
  <w:style w:type="character" w:customStyle="1" w:styleId="CommentSubjectChar">
    <w:name w:val="Comment Subject Char"/>
    <w:basedOn w:val="CommentTextChar"/>
    <w:link w:val="CommentSubject"/>
    <w:uiPriority w:val="99"/>
    <w:semiHidden/>
    <w:rsid w:val="00193C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23647">
      <w:bodyDiv w:val="1"/>
      <w:marLeft w:val="0"/>
      <w:marRight w:val="0"/>
      <w:marTop w:val="0"/>
      <w:marBottom w:val="0"/>
      <w:divBdr>
        <w:top w:val="none" w:sz="0" w:space="0" w:color="auto"/>
        <w:left w:val="none" w:sz="0" w:space="0" w:color="auto"/>
        <w:bottom w:val="none" w:sz="0" w:space="0" w:color="auto"/>
        <w:right w:val="none" w:sz="0" w:space="0" w:color="auto"/>
      </w:divBdr>
    </w:div>
    <w:div w:id="154883610">
      <w:bodyDiv w:val="1"/>
      <w:marLeft w:val="0"/>
      <w:marRight w:val="0"/>
      <w:marTop w:val="0"/>
      <w:marBottom w:val="0"/>
      <w:divBdr>
        <w:top w:val="none" w:sz="0" w:space="0" w:color="auto"/>
        <w:left w:val="none" w:sz="0" w:space="0" w:color="auto"/>
        <w:bottom w:val="none" w:sz="0" w:space="0" w:color="auto"/>
        <w:right w:val="none" w:sz="0" w:space="0" w:color="auto"/>
      </w:divBdr>
    </w:div>
    <w:div w:id="181164258">
      <w:bodyDiv w:val="1"/>
      <w:marLeft w:val="0"/>
      <w:marRight w:val="0"/>
      <w:marTop w:val="0"/>
      <w:marBottom w:val="0"/>
      <w:divBdr>
        <w:top w:val="none" w:sz="0" w:space="0" w:color="auto"/>
        <w:left w:val="none" w:sz="0" w:space="0" w:color="auto"/>
        <w:bottom w:val="none" w:sz="0" w:space="0" w:color="auto"/>
        <w:right w:val="none" w:sz="0" w:space="0" w:color="auto"/>
      </w:divBdr>
      <w:divsChild>
        <w:div w:id="1561212935">
          <w:marLeft w:val="0"/>
          <w:marRight w:val="0"/>
          <w:marTop w:val="0"/>
          <w:marBottom w:val="0"/>
          <w:divBdr>
            <w:top w:val="none" w:sz="0" w:space="0" w:color="auto"/>
            <w:left w:val="none" w:sz="0" w:space="0" w:color="auto"/>
            <w:bottom w:val="none" w:sz="0" w:space="0" w:color="auto"/>
            <w:right w:val="none" w:sz="0" w:space="0" w:color="auto"/>
          </w:divBdr>
          <w:divsChild>
            <w:div w:id="646125275">
              <w:marLeft w:val="0"/>
              <w:marRight w:val="0"/>
              <w:marTop w:val="0"/>
              <w:marBottom w:val="0"/>
              <w:divBdr>
                <w:top w:val="none" w:sz="0" w:space="0" w:color="auto"/>
                <w:left w:val="none" w:sz="0" w:space="0" w:color="auto"/>
                <w:bottom w:val="none" w:sz="0" w:space="0" w:color="auto"/>
                <w:right w:val="none" w:sz="0" w:space="0" w:color="auto"/>
              </w:divBdr>
              <w:divsChild>
                <w:div w:id="919872148">
                  <w:marLeft w:val="0"/>
                  <w:marRight w:val="0"/>
                  <w:marTop w:val="0"/>
                  <w:marBottom w:val="0"/>
                  <w:divBdr>
                    <w:top w:val="none" w:sz="0" w:space="0" w:color="auto"/>
                    <w:left w:val="none" w:sz="0" w:space="0" w:color="auto"/>
                    <w:bottom w:val="none" w:sz="0" w:space="0" w:color="auto"/>
                    <w:right w:val="none" w:sz="0" w:space="0" w:color="auto"/>
                  </w:divBdr>
                  <w:divsChild>
                    <w:div w:id="1080834821">
                      <w:marLeft w:val="0"/>
                      <w:marRight w:val="0"/>
                      <w:marTop w:val="0"/>
                      <w:marBottom w:val="0"/>
                      <w:divBdr>
                        <w:top w:val="none" w:sz="0" w:space="0" w:color="auto"/>
                        <w:left w:val="none" w:sz="0" w:space="0" w:color="auto"/>
                        <w:bottom w:val="none" w:sz="0" w:space="0" w:color="auto"/>
                        <w:right w:val="none" w:sz="0" w:space="0" w:color="auto"/>
                      </w:divBdr>
                      <w:divsChild>
                        <w:div w:id="1663388472">
                          <w:marLeft w:val="0"/>
                          <w:marRight w:val="0"/>
                          <w:marTop w:val="0"/>
                          <w:marBottom w:val="0"/>
                          <w:divBdr>
                            <w:top w:val="none" w:sz="0" w:space="0" w:color="auto"/>
                            <w:left w:val="none" w:sz="0" w:space="0" w:color="auto"/>
                            <w:bottom w:val="none" w:sz="0" w:space="0" w:color="auto"/>
                            <w:right w:val="none" w:sz="0" w:space="0" w:color="auto"/>
                          </w:divBdr>
                          <w:divsChild>
                            <w:div w:id="1583181207">
                              <w:marLeft w:val="0"/>
                              <w:marRight w:val="0"/>
                              <w:marTop w:val="0"/>
                              <w:marBottom w:val="0"/>
                              <w:divBdr>
                                <w:top w:val="none" w:sz="0" w:space="0" w:color="auto"/>
                                <w:left w:val="none" w:sz="0" w:space="0" w:color="auto"/>
                                <w:bottom w:val="none" w:sz="0" w:space="0" w:color="auto"/>
                                <w:right w:val="none" w:sz="0" w:space="0" w:color="auto"/>
                              </w:divBdr>
                              <w:divsChild>
                                <w:div w:id="2002927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320607">
      <w:bodyDiv w:val="1"/>
      <w:marLeft w:val="0"/>
      <w:marRight w:val="0"/>
      <w:marTop w:val="0"/>
      <w:marBottom w:val="0"/>
      <w:divBdr>
        <w:top w:val="none" w:sz="0" w:space="0" w:color="auto"/>
        <w:left w:val="none" w:sz="0" w:space="0" w:color="auto"/>
        <w:bottom w:val="none" w:sz="0" w:space="0" w:color="auto"/>
        <w:right w:val="none" w:sz="0" w:space="0" w:color="auto"/>
      </w:divBdr>
      <w:divsChild>
        <w:div w:id="2009559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382372">
      <w:bodyDiv w:val="1"/>
      <w:marLeft w:val="0"/>
      <w:marRight w:val="0"/>
      <w:marTop w:val="0"/>
      <w:marBottom w:val="0"/>
      <w:divBdr>
        <w:top w:val="none" w:sz="0" w:space="0" w:color="auto"/>
        <w:left w:val="none" w:sz="0" w:space="0" w:color="auto"/>
        <w:bottom w:val="none" w:sz="0" w:space="0" w:color="auto"/>
        <w:right w:val="none" w:sz="0" w:space="0" w:color="auto"/>
      </w:divBdr>
    </w:div>
    <w:div w:id="357050779">
      <w:bodyDiv w:val="1"/>
      <w:marLeft w:val="0"/>
      <w:marRight w:val="0"/>
      <w:marTop w:val="0"/>
      <w:marBottom w:val="0"/>
      <w:divBdr>
        <w:top w:val="none" w:sz="0" w:space="0" w:color="auto"/>
        <w:left w:val="none" w:sz="0" w:space="0" w:color="auto"/>
        <w:bottom w:val="none" w:sz="0" w:space="0" w:color="auto"/>
        <w:right w:val="none" w:sz="0" w:space="0" w:color="auto"/>
      </w:divBdr>
    </w:div>
    <w:div w:id="377819679">
      <w:bodyDiv w:val="1"/>
      <w:marLeft w:val="0"/>
      <w:marRight w:val="0"/>
      <w:marTop w:val="0"/>
      <w:marBottom w:val="0"/>
      <w:divBdr>
        <w:top w:val="none" w:sz="0" w:space="0" w:color="auto"/>
        <w:left w:val="none" w:sz="0" w:space="0" w:color="auto"/>
        <w:bottom w:val="none" w:sz="0" w:space="0" w:color="auto"/>
        <w:right w:val="none" w:sz="0" w:space="0" w:color="auto"/>
      </w:divBdr>
    </w:div>
    <w:div w:id="378556590">
      <w:bodyDiv w:val="1"/>
      <w:marLeft w:val="0"/>
      <w:marRight w:val="0"/>
      <w:marTop w:val="0"/>
      <w:marBottom w:val="0"/>
      <w:divBdr>
        <w:top w:val="none" w:sz="0" w:space="0" w:color="auto"/>
        <w:left w:val="none" w:sz="0" w:space="0" w:color="auto"/>
        <w:bottom w:val="none" w:sz="0" w:space="0" w:color="auto"/>
        <w:right w:val="none" w:sz="0" w:space="0" w:color="auto"/>
      </w:divBdr>
      <w:divsChild>
        <w:div w:id="499388724">
          <w:marLeft w:val="0"/>
          <w:marRight w:val="0"/>
          <w:marTop w:val="0"/>
          <w:marBottom w:val="0"/>
          <w:divBdr>
            <w:top w:val="none" w:sz="0" w:space="0" w:color="auto"/>
            <w:left w:val="none" w:sz="0" w:space="0" w:color="auto"/>
            <w:bottom w:val="none" w:sz="0" w:space="0" w:color="auto"/>
            <w:right w:val="none" w:sz="0" w:space="0" w:color="auto"/>
          </w:divBdr>
          <w:divsChild>
            <w:div w:id="246814872">
              <w:marLeft w:val="0"/>
              <w:marRight w:val="0"/>
              <w:marTop w:val="0"/>
              <w:marBottom w:val="0"/>
              <w:divBdr>
                <w:top w:val="none" w:sz="0" w:space="0" w:color="auto"/>
                <w:left w:val="none" w:sz="0" w:space="0" w:color="auto"/>
                <w:bottom w:val="none" w:sz="0" w:space="0" w:color="auto"/>
                <w:right w:val="none" w:sz="0" w:space="0" w:color="auto"/>
              </w:divBdr>
              <w:divsChild>
                <w:div w:id="1662852732">
                  <w:marLeft w:val="0"/>
                  <w:marRight w:val="0"/>
                  <w:marTop w:val="0"/>
                  <w:marBottom w:val="0"/>
                  <w:divBdr>
                    <w:top w:val="none" w:sz="0" w:space="0" w:color="auto"/>
                    <w:left w:val="none" w:sz="0" w:space="0" w:color="auto"/>
                    <w:bottom w:val="none" w:sz="0" w:space="0" w:color="auto"/>
                    <w:right w:val="none" w:sz="0" w:space="0" w:color="auto"/>
                  </w:divBdr>
                  <w:divsChild>
                    <w:div w:id="479424826">
                      <w:marLeft w:val="0"/>
                      <w:marRight w:val="0"/>
                      <w:marTop w:val="0"/>
                      <w:marBottom w:val="0"/>
                      <w:divBdr>
                        <w:top w:val="none" w:sz="0" w:space="0" w:color="auto"/>
                        <w:left w:val="none" w:sz="0" w:space="0" w:color="auto"/>
                        <w:bottom w:val="none" w:sz="0" w:space="0" w:color="auto"/>
                        <w:right w:val="none" w:sz="0" w:space="0" w:color="auto"/>
                      </w:divBdr>
                      <w:divsChild>
                        <w:div w:id="165946051">
                          <w:marLeft w:val="0"/>
                          <w:marRight w:val="0"/>
                          <w:marTop w:val="0"/>
                          <w:marBottom w:val="0"/>
                          <w:divBdr>
                            <w:top w:val="none" w:sz="0" w:space="0" w:color="auto"/>
                            <w:left w:val="none" w:sz="0" w:space="0" w:color="auto"/>
                            <w:bottom w:val="none" w:sz="0" w:space="0" w:color="auto"/>
                            <w:right w:val="none" w:sz="0" w:space="0" w:color="auto"/>
                          </w:divBdr>
                          <w:divsChild>
                            <w:div w:id="198515027">
                              <w:marLeft w:val="0"/>
                              <w:marRight w:val="0"/>
                              <w:marTop w:val="0"/>
                              <w:marBottom w:val="0"/>
                              <w:divBdr>
                                <w:top w:val="none" w:sz="0" w:space="0" w:color="auto"/>
                                <w:left w:val="none" w:sz="0" w:space="0" w:color="auto"/>
                                <w:bottom w:val="none" w:sz="0" w:space="0" w:color="auto"/>
                                <w:right w:val="none" w:sz="0" w:space="0" w:color="auto"/>
                              </w:divBdr>
                              <w:divsChild>
                                <w:div w:id="14968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977315">
      <w:bodyDiv w:val="1"/>
      <w:marLeft w:val="0"/>
      <w:marRight w:val="0"/>
      <w:marTop w:val="0"/>
      <w:marBottom w:val="0"/>
      <w:divBdr>
        <w:top w:val="none" w:sz="0" w:space="0" w:color="auto"/>
        <w:left w:val="none" w:sz="0" w:space="0" w:color="auto"/>
        <w:bottom w:val="none" w:sz="0" w:space="0" w:color="auto"/>
        <w:right w:val="none" w:sz="0" w:space="0" w:color="auto"/>
      </w:divBdr>
      <w:divsChild>
        <w:div w:id="269552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335067">
      <w:bodyDiv w:val="1"/>
      <w:marLeft w:val="0"/>
      <w:marRight w:val="0"/>
      <w:marTop w:val="0"/>
      <w:marBottom w:val="0"/>
      <w:divBdr>
        <w:top w:val="none" w:sz="0" w:space="0" w:color="auto"/>
        <w:left w:val="none" w:sz="0" w:space="0" w:color="auto"/>
        <w:bottom w:val="none" w:sz="0" w:space="0" w:color="auto"/>
        <w:right w:val="none" w:sz="0" w:space="0" w:color="auto"/>
      </w:divBdr>
      <w:divsChild>
        <w:div w:id="1747220285">
          <w:marLeft w:val="0"/>
          <w:marRight w:val="0"/>
          <w:marTop w:val="0"/>
          <w:marBottom w:val="0"/>
          <w:divBdr>
            <w:top w:val="none" w:sz="0" w:space="0" w:color="auto"/>
            <w:left w:val="none" w:sz="0" w:space="0" w:color="auto"/>
            <w:bottom w:val="none" w:sz="0" w:space="0" w:color="auto"/>
            <w:right w:val="none" w:sz="0" w:space="0" w:color="auto"/>
          </w:divBdr>
          <w:divsChild>
            <w:div w:id="184559144">
              <w:marLeft w:val="0"/>
              <w:marRight w:val="0"/>
              <w:marTop w:val="0"/>
              <w:marBottom w:val="0"/>
              <w:divBdr>
                <w:top w:val="none" w:sz="0" w:space="0" w:color="auto"/>
                <w:left w:val="none" w:sz="0" w:space="0" w:color="auto"/>
                <w:bottom w:val="none" w:sz="0" w:space="0" w:color="auto"/>
                <w:right w:val="none" w:sz="0" w:space="0" w:color="auto"/>
              </w:divBdr>
              <w:divsChild>
                <w:div w:id="1221096473">
                  <w:marLeft w:val="0"/>
                  <w:marRight w:val="0"/>
                  <w:marTop w:val="0"/>
                  <w:marBottom w:val="0"/>
                  <w:divBdr>
                    <w:top w:val="none" w:sz="0" w:space="0" w:color="auto"/>
                    <w:left w:val="none" w:sz="0" w:space="0" w:color="auto"/>
                    <w:bottom w:val="none" w:sz="0" w:space="0" w:color="auto"/>
                    <w:right w:val="none" w:sz="0" w:space="0" w:color="auto"/>
                  </w:divBdr>
                  <w:divsChild>
                    <w:div w:id="177354190">
                      <w:marLeft w:val="0"/>
                      <w:marRight w:val="0"/>
                      <w:marTop w:val="0"/>
                      <w:marBottom w:val="0"/>
                      <w:divBdr>
                        <w:top w:val="none" w:sz="0" w:space="0" w:color="auto"/>
                        <w:left w:val="none" w:sz="0" w:space="0" w:color="auto"/>
                        <w:bottom w:val="none" w:sz="0" w:space="0" w:color="auto"/>
                        <w:right w:val="none" w:sz="0" w:space="0" w:color="auto"/>
                      </w:divBdr>
                      <w:divsChild>
                        <w:div w:id="113471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1925433">
      <w:bodyDiv w:val="1"/>
      <w:marLeft w:val="0"/>
      <w:marRight w:val="0"/>
      <w:marTop w:val="0"/>
      <w:marBottom w:val="0"/>
      <w:divBdr>
        <w:top w:val="none" w:sz="0" w:space="0" w:color="auto"/>
        <w:left w:val="none" w:sz="0" w:space="0" w:color="auto"/>
        <w:bottom w:val="none" w:sz="0" w:space="0" w:color="auto"/>
        <w:right w:val="none" w:sz="0" w:space="0" w:color="auto"/>
      </w:divBdr>
      <w:divsChild>
        <w:div w:id="239828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064571">
      <w:bodyDiv w:val="1"/>
      <w:marLeft w:val="0"/>
      <w:marRight w:val="0"/>
      <w:marTop w:val="0"/>
      <w:marBottom w:val="0"/>
      <w:divBdr>
        <w:top w:val="none" w:sz="0" w:space="0" w:color="auto"/>
        <w:left w:val="none" w:sz="0" w:space="0" w:color="auto"/>
        <w:bottom w:val="none" w:sz="0" w:space="0" w:color="auto"/>
        <w:right w:val="none" w:sz="0" w:space="0" w:color="auto"/>
      </w:divBdr>
    </w:div>
    <w:div w:id="636647511">
      <w:bodyDiv w:val="1"/>
      <w:marLeft w:val="0"/>
      <w:marRight w:val="0"/>
      <w:marTop w:val="0"/>
      <w:marBottom w:val="0"/>
      <w:divBdr>
        <w:top w:val="none" w:sz="0" w:space="0" w:color="auto"/>
        <w:left w:val="none" w:sz="0" w:space="0" w:color="auto"/>
        <w:bottom w:val="none" w:sz="0" w:space="0" w:color="auto"/>
        <w:right w:val="none" w:sz="0" w:space="0" w:color="auto"/>
      </w:divBdr>
      <w:divsChild>
        <w:div w:id="1992054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619563">
      <w:bodyDiv w:val="1"/>
      <w:marLeft w:val="0"/>
      <w:marRight w:val="0"/>
      <w:marTop w:val="0"/>
      <w:marBottom w:val="0"/>
      <w:divBdr>
        <w:top w:val="none" w:sz="0" w:space="0" w:color="auto"/>
        <w:left w:val="none" w:sz="0" w:space="0" w:color="auto"/>
        <w:bottom w:val="none" w:sz="0" w:space="0" w:color="auto"/>
        <w:right w:val="none" w:sz="0" w:space="0" w:color="auto"/>
      </w:divBdr>
      <w:divsChild>
        <w:div w:id="1536386113">
          <w:marLeft w:val="0"/>
          <w:marRight w:val="0"/>
          <w:marTop w:val="0"/>
          <w:marBottom w:val="0"/>
          <w:divBdr>
            <w:top w:val="none" w:sz="0" w:space="0" w:color="auto"/>
            <w:left w:val="none" w:sz="0" w:space="0" w:color="auto"/>
            <w:bottom w:val="none" w:sz="0" w:space="0" w:color="auto"/>
            <w:right w:val="none" w:sz="0" w:space="0" w:color="auto"/>
          </w:divBdr>
          <w:divsChild>
            <w:div w:id="274754426">
              <w:marLeft w:val="0"/>
              <w:marRight w:val="0"/>
              <w:marTop w:val="0"/>
              <w:marBottom w:val="0"/>
              <w:divBdr>
                <w:top w:val="none" w:sz="0" w:space="0" w:color="auto"/>
                <w:left w:val="none" w:sz="0" w:space="0" w:color="auto"/>
                <w:bottom w:val="none" w:sz="0" w:space="0" w:color="auto"/>
                <w:right w:val="none" w:sz="0" w:space="0" w:color="auto"/>
              </w:divBdr>
              <w:divsChild>
                <w:div w:id="1820227396">
                  <w:marLeft w:val="0"/>
                  <w:marRight w:val="0"/>
                  <w:marTop w:val="0"/>
                  <w:marBottom w:val="0"/>
                  <w:divBdr>
                    <w:top w:val="none" w:sz="0" w:space="0" w:color="auto"/>
                    <w:left w:val="none" w:sz="0" w:space="0" w:color="auto"/>
                    <w:bottom w:val="none" w:sz="0" w:space="0" w:color="auto"/>
                    <w:right w:val="none" w:sz="0" w:space="0" w:color="auto"/>
                  </w:divBdr>
                  <w:divsChild>
                    <w:div w:id="1743407672">
                      <w:marLeft w:val="0"/>
                      <w:marRight w:val="0"/>
                      <w:marTop w:val="0"/>
                      <w:marBottom w:val="0"/>
                      <w:divBdr>
                        <w:top w:val="none" w:sz="0" w:space="0" w:color="auto"/>
                        <w:left w:val="none" w:sz="0" w:space="0" w:color="auto"/>
                        <w:bottom w:val="none" w:sz="0" w:space="0" w:color="auto"/>
                        <w:right w:val="none" w:sz="0" w:space="0" w:color="auto"/>
                      </w:divBdr>
                      <w:divsChild>
                        <w:div w:id="501433508">
                          <w:marLeft w:val="0"/>
                          <w:marRight w:val="0"/>
                          <w:marTop w:val="0"/>
                          <w:marBottom w:val="0"/>
                          <w:divBdr>
                            <w:top w:val="none" w:sz="0" w:space="0" w:color="auto"/>
                            <w:left w:val="none" w:sz="0" w:space="0" w:color="auto"/>
                            <w:bottom w:val="none" w:sz="0" w:space="0" w:color="auto"/>
                            <w:right w:val="none" w:sz="0" w:space="0" w:color="auto"/>
                          </w:divBdr>
                          <w:divsChild>
                            <w:div w:id="13311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331131">
      <w:bodyDiv w:val="1"/>
      <w:marLeft w:val="0"/>
      <w:marRight w:val="0"/>
      <w:marTop w:val="0"/>
      <w:marBottom w:val="0"/>
      <w:divBdr>
        <w:top w:val="none" w:sz="0" w:space="0" w:color="auto"/>
        <w:left w:val="none" w:sz="0" w:space="0" w:color="auto"/>
        <w:bottom w:val="none" w:sz="0" w:space="0" w:color="auto"/>
        <w:right w:val="none" w:sz="0" w:space="0" w:color="auto"/>
      </w:divBdr>
      <w:divsChild>
        <w:div w:id="2032874087">
          <w:marLeft w:val="0"/>
          <w:marRight w:val="0"/>
          <w:marTop w:val="0"/>
          <w:marBottom w:val="0"/>
          <w:divBdr>
            <w:top w:val="none" w:sz="0" w:space="0" w:color="auto"/>
            <w:left w:val="none" w:sz="0" w:space="0" w:color="auto"/>
            <w:bottom w:val="none" w:sz="0" w:space="0" w:color="auto"/>
            <w:right w:val="none" w:sz="0" w:space="0" w:color="auto"/>
          </w:divBdr>
          <w:divsChild>
            <w:div w:id="124203315">
              <w:marLeft w:val="0"/>
              <w:marRight w:val="0"/>
              <w:marTop w:val="0"/>
              <w:marBottom w:val="0"/>
              <w:divBdr>
                <w:top w:val="none" w:sz="0" w:space="0" w:color="auto"/>
                <w:left w:val="none" w:sz="0" w:space="0" w:color="auto"/>
                <w:bottom w:val="none" w:sz="0" w:space="0" w:color="auto"/>
                <w:right w:val="none" w:sz="0" w:space="0" w:color="auto"/>
              </w:divBdr>
              <w:divsChild>
                <w:div w:id="1889997168">
                  <w:marLeft w:val="0"/>
                  <w:marRight w:val="0"/>
                  <w:marTop w:val="0"/>
                  <w:marBottom w:val="0"/>
                  <w:divBdr>
                    <w:top w:val="none" w:sz="0" w:space="0" w:color="auto"/>
                    <w:left w:val="none" w:sz="0" w:space="0" w:color="auto"/>
                    <w:bottom w:val="none" w:sz="0" w:space="0" w:color="auto"/>
                    <w:right w:val="none" w:sz="0" w:space="0" w:color="auto"/>
                  </w:divBdr>
                  <w:divsChild>
                    <w:div w:id="2018267208">
                      <w:marLeft w:val="0"/>
                      <w:marRight w:val="0"/>
                      <w:marTop w:val="0"/>
                      <w:marBottom w:val="0"/>
                      <w:divBdr>
                        <w:top w:val="none" w:sz="0" w:space="0" w:color="auto"/>
                        <w:left w:val="none" w:sz="0" w:space="0" w:color="auto"/>
                        <w:bottom w:val="none" w:sz="0" w:space="0" w:color="auto"/>
                        <w:right w:val="none" w:sz="0" w:space="0" w:color="auto"/>
                      </w:divBdr>
                      <w:divsChild>
                        <w:div w:id="1037240430">
                          <w:marLeft w:val="0"/>
                          <w:marRight w:val="0"/>
                          <w:marTop w:val="0"/>
                          <w:marBottom w:val="0"/>
                          <w:divBdr>
                            <w:top w:val="none" w:sz="0" w:space="0" w:color="auto"/>
                            <w:left w:val="none" w:sz="0" w:space="0" w:color="auto"/>
                            <w:bottom w:val="none" w:sz="0" w:space="0" w:color="auto"/>
                            <w:right w:val="none" w:sz="0" w:space="0" w:color="auto"/>
                          </w:divBdr>
                          <w:divsChild>
                            <w:div w:id="8233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623986">
      <w:bodyDiv w:val="1"/>
      <w:marLeft w:val="0"/>
      <w:marRight w:val="0"/>
      <w:marTop w:val="0"/>
      <w:marBottom w:val="0"/>
      <w:divBdr>
        <w:top w:val="none" w:sz="0" w:space="0" w:color="auto"/>
        <w:left w:val="none" w:sz="0" w:space="0" w:color="auto"/>
        <w:bottom w:val="none" w:sz="0" w:space="0" w:color="auto"/>
        <w:right w:val="none" w:sz="0" w:space="0" w:color="auto"/>
      </w:divBdr>
    </w:div>
    <w:div w:id="774978133">
      <w:bodyDiv w:val="1"/>
      <w:marLeft w:val="0"/>
      <w:marRight w:val="0"/>
      <w:marTop w:val="0"/>
      <w:marBottom w:val="0"/>
      <w:divBdr>
        <w:top w:val="none" w:sz="0" w:space="0" w:color="auto"/>
        <w:left w:val="none" w:sz="0" w:space="0" w:color="auto"/>
        <w:bottom w:val="none" w:sz="0" w:space="0" w:color="auto"/>
        <w:right w:val="none" w:sz="0" w:space="0" w:color="auto"/>
      </w:divBdr>
      <w:divsChild>
        <w:div w:id="344870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402210">
      <w:bodyDiv w:val="1"/>
      <w:marLeft w:val="0"/>
      <w:marRight w:val="0"/>
      <w:marTop w:val="0"/>
      <w:marBottom w:val="0"/>
      <w:divBdr>
        <w:top w:val="none" w:sz="0" w:space="0" w:color="auto"/>
        <w:left w:val="none" w:sz="0" w:space="0" w:color="auto"/>
        <w:bottom w:val="none" w:sz="0" w:space="0" w:color="auto"/>
        <w:right w:val="none" w:sz="0" w:space="0" w:color="auto"/>
      </w:divBdr>
      <w:divsChild>
        <w:div w:id="83121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476181">
      <w:bodyDiv w:val="1"/>
      <w:marLeft w:val="0"/>
      <w:marRight w:val="0"/>
      <w:marTop w:val="0"/>
      <w:marBottom w:val="0"/>
      <w:divBdr>
        <w:top w:val="none" w:sz="0" w:space="0" w:color="auto"/>
        <w:left w:val="none" w:sz="0" w:space="0" w:color="auto"/>
        <w:bottom w:val="none" w:sz="0" w:space="0" w:color="auto"/>
        <w:right w:val="none" w:sz="0" w:space="0" w:color="auto"/>
      </w:divBdr>
      <w:divsChild>
        <w:div w:id="101110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601513">
      <w:bodyDiv w:val="1"/>
      <w:marLeft w:val="0"/>
      <w:marRight w:val="0"/>
      <w:marTop w:val="0"/>
      <w:marBottom w:val="0"/>
      <w:divBdr>
        <w:top w:val="none" w:sz="0" w:space="0" w:color="auto"/>
        <w:left w:val="none" w:sz="0" w:space="0" w:color="auto"/>
        <w:bottom w:val="none" w:sz="0" w:space="0" w:color="auto"/>
        <w:right w:val="none" w:sz="0" w:space="0" w:color="auto"/>
      </w:divBdr>
      <w:divsChild>
        <w:div w:id="92657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597436">
      <w:bodyDiv w:val="1"/>
      <w:marLeft w:val="0"/>
      <w:marRight w:val="0"/>
      <w:marTop w:val="0"/>
      <w:marBottom w:val="0"/>
      <w:divBdr>
        <w:top w:val="none" w:sz="0" w:space="0" w:color="auto"/>
        <w:left w:val="none" w:sz="0" w:space="0" w:color="auto"/>
        <w:bottom w:val="none" w:sz="0" w:space="0" w:color="auto"/>
        <w:right w:val="none" w:sz="0" w:space="0" w:color="auto"/>
      </w:divBdr>
      <w:divsChild>
        <w:div w:id="1442650962">
          <w:marLeft w:val="0"/>
          <w:marRight w:val="0"/>
          <w:marTop w:val="0"/>
          <w:marBottom w:val="0"/>
          <w:divBdr>
            <w:top w:val="none" w:sz="0" w:space="0" w:color="auto"/>
            <w:left w:val="none" w:sz="0" w:space="0" w:color="auto"/>
            <w:bottom w:val="none" w:sz="0" w:space="0" w:color="auto"/>
            <w:right w:val="none" w:sz="0" w:space="0" w:color="auto"/>
          </w:divBdr>
          <w:divsChild>
            <w:div w:id="800657328">
              <w:marLeft w:val="0"/>
              <w:marRight w:val="0"/>
              <w:marTop w:val="0"/>
              <w:marBottom w:val="0"/>
              <w:divBdr>
                <w:top w:val="none" w:sz="0" w:space="0" w:color="auto"/>
                <w:left w:val="none" w:sz="0" w:space="0" w:color="auto"/>
                <w:bottom w:val="none" w:sz="0" w:space="0" w:color="auto"/>
                <w:right w:val="none" w:sz="0" w:space="0" w:color="auto"/>
              </w:divBdr>
              <w:divsChild>
                <w:div w:id="1372725485">
                  <w:marLeft w:val="0"/>
                  <w:marRight w:val="0"/>
                  <w:marTop w:val="0"/>
                  <w:marBottom w:val="0"/>
                  <w:divBdr>
                    <w:top w:val="none" w:sz="0" w:space="0" w:color="auto"/>
                    <w:left w:val="none" w:sz="0" w:space="0" w:color="auto"/>
                    <w:bottom w:val="none" w:sz="0" w:space="0" w:color="auto"/>
                    <w:right w:val="none" w:sz="0" w:space="0" w:color="auto"/>
                  </w:divBdr>
                  <w:divsChild>
                    <w:div w:id="444692661">
                      <w:marLeft w:val="0"/>
                      <w:marRight w:val="0"/>
                      <w:marTop w:val="0"/>
                      <w:marBottom w:val="0"/>
                      <w:divBdr>
                        <w:top w:val="none" w:sz="0" w:space="0" w:color="auto"/>
                        <w:left w:val="none" w:sz="0" w:space="0" w:color="auto"/>
                        <w:bottom w:val="none" w:sz="0" w:space="0" w:color="auto"/>
                        <w:right w:val="none" w:sz="0" w:space="0" w:color="auto"/>
                      </w:divBdr>
                      <w:divsChild>
                        <w:div w:id="1033120121">
                          <w:marLeft w:val="0"/>
                          <w:marRight w:val="0"/>
                          <w:marTop w:val="0"/>
                          <w:marBottom w:val="0"/>
                          <w:divBdr>
                            <w:top w:val="none" w:sz="0" w:space="0" w:color="auto"/>
                            <w:left w:val="none" w:sz="0" w:space="0" w:color="auto"/>
                            <w:bottom w:val="none" w:sz="0" w:space="0" w:color="auto"/>
                            <w:right w:val="none" w:sz="0" w:space="0" w:color="auto"/>
                          </w:divBdr>
                          <w:divsChild>
                            <w:div w:id="763693498">
                              <w:marLeft w:val="0"/>
                              <w:marRight w:val="0"/>
                              <w:marTop w:val="0"/>
                              <w:marBottom w:val="0"/>
                              <w:divBdr>
                                <w:top w:val="none" w:sz="0" w:space="0" w:color="auto"/>
                                <w:left w:val="none" w:sz="0" w:space="0" w:color="auto"/>
                                <w:bottom w:val="none" w:sz="0" w:space="0" w:color="auto"/>
                                <w:right w:val="none" w:sz="0" w:space="0" w:color="auto"/>
                              </w:divBdr>
                              <w:divsChild>
                                <w:div w:id="684593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990970">
      <w:bodyDiv w:val="1"/>
      <w:marLeft w:val="0"/>
      <w:marRight w:val="0"/>
      <w:marTop w:val="0"/>
      <w:marBottom w:val="0"/>
      <w:divBdr>
        <w:top w:val="none" w:sz="0" w:space="0" w:color="auto"/>
        <w:left w:val="none" w:sz="0" w:space="0" w:color="auto"/>
        <w:bottom w:val="none" w:sz="0" w:space="0" w:color="auto"/>
        <w:right w:val="none" w:sz="0" w:space="0" w:color="auto"/>
      </w:divBdr>
      <w:divsChild>
        <w:div w:id="245578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101168">
      <w:bodyDiv w:val="1"/>
      <w:marLeft w:val="0"/>
      <w:marRight w:val="0"/>
      <w:marTop w:val="0"/>
      <w:marBottom w:val="0"/>
      <w:divBdr>
        <w:top w:val="none" w:sz="0" w:space="0" w:color="auto"/>
        <w:left w:val="none" w:sz="0" w:space="0" w:color="auto"/>
        <w:bottom w:val="none" w:sz="0" w:space="0" w:color="auto"/>
        <w:right w:val="none" w:sz="0" w:space="0" w:color="auto"/>
      </w:divBdr>
      <w:divsChild>
        <w:div w:id="9898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393568">
      <w:bodyDiv w:val="1"/>
      <w:marLeft w:val="0"/>
      <w:marRight w:val="0"/>
      <w:marTop w:val="0"/>
      <w:marBottom w:val="0"/>
      <w:divBdr>
        <w:top w:val="none" w:sz="0" w:space="0" w:color="auto"/>
        <w:left w:val="none" w:sz="0" w:space="0" w:color="auto"/>
        <w:bottom w:val="none" w:sz="0" w:space="0" w:color="auto"/>
        <w:right w:val="none" w:sz="0" w:space="0" w:color="auto"/>
      </w:divBdr>
    </w:div>
    <w:div w:id="1196695051">
      <w:bodyDiv w:val="1"/>
      <w:marLeft w:val="0"/>
      <w:marRight w:val="0"/>
      <w:marTop w:val="0"/>
      <w:marBottom w:val="0"/>
      <w:divBdr>
        <w:top w:val="none" w:sz="0" w:space="0" w:color="auto"/>
        <w:left w:val="none" w:sz="0" w:space="0" w:color="auto"/>
        <w:bottom w:val="none" w:sz="0" w:space="0" w:color="auto"/>
        <w:right w:val="none" w:sz="0" w:space="0" w:color="auto"/>
      </w:divBdr>
    </w:div>
    <w:div w:id="1199202423">
      <w:bodyDiv w:val="1"/>
      <w:marLeft w:val="0"/>
      <w:marRight w:val="0"/>
      <w:marTop w:val="0"/>
      <w:marBottom w:val="0"/>
      <w:divBdr>
        <w:top w:val="none" w:sz="0" w:space="0" w:color="auto"/>
        <w:left w:val="none" w:sz="0" w:space="0" w:color="auto"/>
        <w:bottom w:val="none" w:sz="0" w:space="0" w:color="auto"/>
        <w:right w:val="none" w:sz="0" w:space="0" w:color="auto"/>
      </w:divBdr>
      <w:divsChild>
        <w:div w:id="1793327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817695">
      <w:bodyDiv w:val="1"/>
      <w:marLeft w:val="0"/>
      <w:marRight w:val="0"/>
      <w:marTop w:val="0"/>
      <w:marBottom w:val="0"/>
      <w:divBdr>
        <w:top w:val="none" w:sz="0" w:space="0" w:color="auto"/>
        <w:left w:val="none" w:sz="0" w:space="0" w:color="auto"/>
        <w:bottom w:val="none" w:sz="0" w:space="0" w:color="auto"/>
        <w:right w:val="none" w:sz="0" w:space="0" w:color="auto"/>
      </w:divBdr>
      <w:divsChild>
        <w:div w:id="670524288">
          <w:marLeft w:val="0"/>
          <w:marRight w:val="0"/>
          <w:marTop w:val="0"/>
          <w:marBottom w:val="0"/>
          <w:divBdr>
            <w:top w:val="none" w:sz="0" w:space="0" w:color="auto"/>
            <w:left w:val="none" w:sz="0" w:space="0" w:color="auto"/>
            <w:bottom w:val="none" w:sz="0" w:space="0" w:color="auto"/>
            <w:right w:val="none" w:sz="0" w:space="0" w:color="auto"/>
          </w:divBdr>
          <w:divsChild>
            <w:div w:id="130296893">
              <w:marLeft w:val="0"/>
              <w:marRight w:val="0"/>
              <w:marTop w:val="0"/>
              <w:marBottom w:val="0"/>
              <w:divBdr>
                <w:top w:val="none" w:sz="0" w:space="0" w:color="auto"/>
                <w:left w:val="none" w:sz="0" w:space="0" w:color="auto"/>
                <w:bottom w:val="none" w:sz="0" w:space="0" w:color="auto"/>
                <w:right w:val="none" w:sz="0" w:space="0" w:color="auto"/>
              </w:divBdr>
              <w:divsChild>
                <w:div w:id="2098401044">
                  <w:marLeft w:val="0"/>
                  <w:marRight w:val="0"/>
                  <w:marTop w:val="0"/>
                  <w:marBottom w:val="0"/>
                  <w:divBdr>
                    <w:top w:val="none" w:sz="0" w:space="0" w:color="auto"/>
                    <w:left w:val="none" w:sz="0" w:space="0" w:color="auto"/>
                    <w:bottom w:val="none" w:sz="0" w:space="0" w:color="auto"/>
                    <w:right w:val="none" w:sz="0" w:space="0" w:color="auto"/>
                  </w:divBdr>
                  <w:divsChild>
                    <w:div w:id="2102018826">
                      <w:marLeft w:val="0"/>
                      <w:marRight w:val="0"/>
                      <w:marTop w:val="0"/>
                      <w:marBottom w:val="0"/>
                      <w:divBdr>
                        <w:top w:val="none" w:sz="0" w:space="0" w:color="auto"/>
                        <w:left w:val="none" w:sz="0" w:space="0" w:color="auto"/>
                        <w:bottom w:val="none" w:sz="0" w:space="0" w:color="auto"/>
                        <w:right w:val="none" w:sz="0" w:space="0" w:color="auto"/>
                      </w:divBdr>
                      <w:divsChild>
                        <w:div w:id="598372763">
                          <w:marLeft w:val="0"/>
                          <w:marRight w:val="0"/>
                          <w:marTop w:val="0"/>
                          <w:marBottom w:val="0"/>
                          <w:divBdr>
                            <w:top w:val="none" w:sz="0" w:space="0" w:color="auto"/>
                            <w:left w:val="none" w:sz="0" w:space="0" w:color="auto"/>
                            <w:bottom w:val="none" w:sz="0" w:space="0" w:color="auto"/>
                            <w:right w:val="none" w:sz="0" w:space="0" w:color="auto"/>
                          </w:divBdr>
                          <w:divsChild>
                            <w:div w:id="17504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89034">
      <w:bodyDiv w:val="1"/>
      <w:marLeft w:val="0"/>
      <w:marRight w:val="0"/>
      <w:marTop w:val="0"/>
      <w:marBottom w:val="0"/>
      <w:divBdr>
        <w:top w:val="none" w:sz="0" w:space="0" w:color="auto"/>
        <w:left w:val="none" w:sz="0" w:space="0" w:color="auto"/>
        <w:bottom w:val="none" w:sz="0" w:space="0" w:color="auto"/>
        <w:right w:val="none" w:sz="0" w:space="0" w:color="auto"/>
      </w:divBdr>
    </w:div>
    <w:div w:id="1298871693">
      <w:bodyDiv w:val="1"/>
      <w:marLeft w:val="0"/>
      <w:marRight w:val="0"/>
      <w:marTop w:val="0"/>
      <w:marBottom w:val="0"/>
      <w:divBdr>
        <w:top w:val="none" w:sz="0" w:space="0" w:color="auto"/>
        <w:left w:val="none" w:sz="0" w:space="0" w:color="auto"/>
        <w:bottom w:val="none" w:sz="0" w:space="0" w:color="auto"/>
        <w:right w:val="none" w:sz="0" w:space="0" w:color="auto"/>
      </w:divBdr>
    </w:div>
    <w:div w:id="1301810272">
      <w:bodyDiv w:val="1"/>
      <w:marLeft w:val="0"/>
      <w:marRight w:val="0"/>
      <w:marTop w:val="0"/>
      <w:marBottom w:val="0"/>
      <w:divBdr>
        <w:top w:val="none" w:sz="0" w:space="0" w:color="auto"/>
        <w:left w:val="none" w:sz="0" w:space="0" w:color="auto"/>
        <w:bottom w:val="none" w:sz="0" w:space="0" w:color="auto"/>
        <w:right w:val="none" w:sz="0" w:space="0" w:color="auto"/>
      </w:divBdr>
      <w:divsChild>
        <w:div w:id="1116683123">
          <w:marLeft w:val="0"/>
          <w:marRight w:val="0"/>
          <w:marTop w:val="0"/>
          <w:marBottom w:val="0"/>
          <w:divBdr>
            <w:top w:val="none" w:sz="0" w:space="0" w:color="auto"/>
            <w:left w:val="none" w:sz="0" w:space="0" w:color="auto"/>
            <w:bottom w:val="none" w:sz="0" w:space="0" w:color="auto"/>
            <w:right w:val="none" w:sz="0" w:space="0" w:color="auto"/>
          </w:divBdr>
          <w:divsChild>
            <w:div w:id="1051078434">
              <w:marLeft w:val="0"/>
              <w:marRight w:val="0"/>
              <w:marTop w:val="0"/>
              <w:marBottom w:val="0"/>
              <w:divBdr>
                <w:top w:val="none" w:sz="0" w:space="0" w:color="auto"/>
                <w:left w:val="none" w:sz="0" w:space="0" w:color="auto"/>
                <w:bottom w:val="none" w:sz="0" w:space="0" w:color="auto"/>
                <w:right w:val="none" w:sz="0" w:space="0" w:color="auto"/>
              </w:divBdr>
              <w:divsChild>
                <w:div w:id="1203246673">
                  <w:marLeft w:val="0"/>
                  <w:marRight w:val="0"/>
                  <w:marTop w:val="0"/>
                  <w:marBottom w:val="0"/>
                  <w:divBdr>
                    <w:top w:val="none" w:sz="0" w:space="0" w:color="auto"/>
                    <w:left w:val="none" w:sz="0" w:space="0" w:color="auto"/>
                    <w:bottom w:val="none" w:sz="0" w:space="0" w:color="auto"/>
                    <w:right w:val="none" w:sz="0" w:space="0" w:color="auto"/>
                  </w:divBdr>
                  <w:divsChild>
                    <w:div w:id="1226138836">
                      <w:marLeft w:val="0"/>
                      <w:marRight w:val="0"/>
                      <w:marTop w:val="0"/>
                      <w:marBottom w:val="0"/>
                      <w:divBdr>
                        <w:top w:val="none" w:sz="0" w:space="0" w:color="auto"/>
                        <w:left w:val="none" w:sz="0" w:space="0" w:color="auto"/>
                        <w:bottom w:val="none" w:sz="0" w:space="0" w:color="auto"/>
                        <w:right w:val="none" w:sz="0" w:space="0" w:color="auto"/>
                      </w:divBdr>
                      <w:divsChild>
                        <w:div w:id="1367365273">
                          <w:marLeft w:val="0"/>
                          <w:marRight w:val="0"/>
                          <w:marTop w:val="0"/>
                          <w:marBottom w:val="0"/>
                          <w:divBdr>
                            <w:top w:val="none" w:sz="0" w:space="0" w:color="auto"/>
                            <w:left w:val="none" w:sz="0" w:space="0" w:color="auto"/>
                            <w:bottom w:val="none" w:sz="0" w:space="0" w:color="auto"/>
                            <w:right w:val="none" w:sz="0" w:space="0" w:color="auto"/>
                          </w:divBdr>
                          <w:divsChild>
                            <w:div w:id="2079017374">
                              <w:marLeft w:val="0"/>
                              <w:marRight w:val="0"/>
                              <w:marTop w:val="0"/>
                              <w:marBottom w:val="0"/>
                              <w:divBdr>
                                <w:top w:val="none" w:sz="0" w:space="0" w:color="auto"/>
                                <w:left w:val="none" w:sz="0" w:space="0" w:color="auto"/>
                                <w:bottom w:val="none" w:sz="0" w:space="0" w:color="auto"/>
                                <w:right w:val="none" w:sz="0" w:space="0" w:color="auto"/>
                              </w:divBdr>
                              <w:divsChild>
                                <w:div w:id="5250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311584">
      <w:bodyDiv w:val="1"/>
      <w:marLeft w:val="0"/>
      <w:marRight w:val="0"/>
      <w:marTop w:val="0"/>
      <w:marBottom w:val="0"/>
      <w:divBdr>
        <w:top w:val="none" w:sz="0" w:space="0" w:color="auto"/>
        <w:left w:val="none" w:sz="0" w:space="0" w:color="auto"/>
        <w:bottom w:val="none" w:sz="0" w:space="0" w:color="auto"/>
        <w:right w:val="none" w:sz="0" w:space="0" w:color="auto"/>
      </w:divBdr>
    </w:div>
    <w:div w:id="1347444429">
      <w:bodyDiv w:val="1"/>
      <w:marLeft w:val="0"/>
      <w:marRight w:val="0"/>
      <w:marTop w:val="0"/>
      <w:marBottom w:val="0"/>
      <w:divBdr>
        <w:top w:val="none" w:sz="0" w:space="0" w:color="auto"/>
        <w:left w:val="none" w:sz="0" w:space="0" w:color="auto"/>
        <w:bottom w:val="none" w:sz="0" w:space="0" w:color="auto"/>
        <w:right w:val="none" w:sz="0" w:space="0" w:color="auto"/>
      </w:divBdr>
      <w:divsChild>
        <w:div w:id="845100688">
          <w:marLeft w:val="0"/>
          <w:marRight w:val="0"/>
          <w:marTop w:val="0"/>
          <w:marBottom w:val="0"/>
          <w:divBdr>
            <w:top w:val="none" w:sz="0" w:space="0" w:color="auto"/>
            <w:left w:val="none" w:sz="0" w:space="0" w:color="auto"/>
            <w:bottom w:val="none" w:sz="0" w:space="0" w:color="auto"/>
            <w:right w:val="none" w:sz="0" w:space="0" w:color="auto"/>
          </w:divBdr>
          <w:divsChild>
            <w:div w:id="1167331894">
              <w:marLeft w:val="0"/>
              <w:marRight w:val="0"/>
              <w:marTop w:val="0"/>
              <w:marBottom w:val="0"/>
              <w:divBdr>
                <w:top w:val="none" w:sz="0" w:space="0" w:color="auto"/>
                <w:left w:val="none" w:sz="0" w:space="0" w:color="auto"/>
                <w:bottom w:val="none" w:sz="0" w:space="0" w:color="auto"/>
                <w:right w:val="none" w:sz="0" w:space="0" w:color="auto"/>
              </w:divBdr>
              <w:divsChild>
                <w:div w:id="361250015">
                  <w:marLeft w:val="0"/>
                  <w:marRight w:val="0"/>
                  <w:marTop w:val="0"/>
                  <w:marBottom w:val="0"/>
                  <w:divBdr>
                    <w:top w:val="none" w:sz="0" w:space="0" w:color="auto"/>
                    <w:left w:val="none" w:sz="0" w:space="0" w:color="auto"/>
                    <w:bottom w:val="none" w:sz="0" w:space="0" w:color="auto"/>
                    <w:right w:val="none" w:sz="0" w:space="0" w:color="auto"/>
                  </w:divBdr>
                  <w:divsChild>
                    <w:div w:id="308024021">
                      <w:marLeft w:val="0"/>
                      <w:marRight w:val="0"/>
                      <w:marTop w:val="0"/>
                      <w:marBottom w:val="0"/>
                      <w:divBdr>
                        <w:top w:val="none" w:sz="0" w:space="0" w:color="auto"/>
                        <w:left w:val="none" w:sz="0" w:space="0" w:color="auto"/>
                        <w:bottom w:val="none" w:sz="0" w:space="0" w:color="auto"/>
                        <w:right w:val="none" w:sz="0" w:space="0" w:color="auto"/>
                      </w:divBdr>
                      <w:divsChild>
                        <w:div w:id="1255046687">
                          <w:marLeft w:val="0"/>
                          <w:marRight w:val="0"/>
                          <w:marTop w:val="0"/>
                          <w:marBottom w:val="0"/>
                          <w:divBdr>
                            <w:top w:val="none" w:sz="0" w:space="0" w:color="auto"/>
                            <w:left w:val="none" w:sz="0" w:space="0" w:color="auto"/>
                            <w:bottom w:val="none" w:sz="0" w:space="0" w:color="auto"/>
                            <w:right w:val="none" w:sz="0" w:space="0" w:color="auto"/>
                          </w:divBdr>
                          <w:divsChild>
                            <w:div w:id="919407772">
                              <w:marLeft w:val="0"/>
                              <w:marRight w:val="0"/>
                              <w:marTop w:val="0"/>
                              <w:marBottom w:val="0"/>
                              <w:divBdr>
                                <w:top w:val="none" w:sz="0" w:space="0" w:color="auto"/>
                                <w:left w:val="none" w:sz="0" w:space="0" w:color="auto"/>
                                <w:bottom w:val="none" w:sz="0" w:space="0" w:color="auto"/>
                                <w:right w:val="none" w:sz="0" w:space="0" w:color="auto"/>
                              </w:divBdr>
                              <w:divsChild>
                                <w:div w:id="1437362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043202">
      <w:bodyDiv w:val="1"/>
      <w:marLeft w:val="0"/>
      <w:marRight w:val="0"/>
      <w:marTop w:val="0"/>
      <w:marBottom w:val="0"/>
      <w:divBdr>
        <w:top w:val="none" w:sz="0" w:space="0" w:color="auto"/>
        <w:left w:val="none" w:sz="0" w:space="0" w:color="auto"/>
        <w:bottom w:val="none" w:sz="0" w:space="0" w:color="auto"/>
        <w:right w:val="none" w:sz="0" w:space="0" w:color="auto"/>
      </w:divBdr>
      <w:divsChild>
        <w:div w:id="1689676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674337">
      <w:bodyDiv w:val="1"/>
      <w:marLeft w:val="0"/>
      <w:marRight w:val="0"/>
      <w:marTop w:val="0"/>
      <w:marBottom w:val="0"/>
      <w:divBdr>
        <w:top w:val="none" w:sz="0" w:space="0" w:color="auto"/>
        <w:left w:val="none" w:sz="0" w:space="0" w:color="auto"/>
        <w:bottom w:val="none" w:sz="0" w:space="0" w:color="auto"/>
        <w:right w:val="none" w:sz="0" w:space="0" w:color="auto"/>
      </w:divBdr>
    </w:div>
    <w:div w:id="1639871274">
      <w:bodyDiv w:val="1"/>
      <w:marLeft w:val="0"/>
      <w:marRight w:val="0"/>
      <w:marTop w:val="0"/>
      <w:marBottom w:val="0"/>
      <w:divBdr>
        <w:top w:val="none" w:sz="0" w:space="0" w:color="auto"/>
        <w:left w:val="none" w:sz="0" w:space="0" w:color="auto"/>
        <w:bottom w:val="none" w:sz="0" w:space="0" w:color="auto"/>
        <w:right w:val="none" w:sz="0" w:space="0" w:color="auto"/>
      </w:divBdr>
    </w:div>
    <w:div w:id="1701197923">
      <w:bodyDiv w:val="1"/>
      <w:marLeft w:val="0"/>
      <w:marRight w:val="0"/>
      <w:marTop w:val="0"/>
      <w:marBottom w:val="0"/>
      <w:divBdr>
        <w:top w:val="none" w:sz="0" w:space="0" w:color="auto"/>
        <w:left w:val="none" w:sz="0" w:space="0" w:color="auto"/>
        <w:bottom w:val="none" w:sz="0" w:space="0" w:color="auto"/>
        <w:right w:val="none" w:sz="0" w:space="0" w:color="auto"/>
      </w:divBdr>
      <w:divsChild>
        <w:div w:id="1522358471">
          <w:marLeft w:val="0"/>
          <w:marRight w:val="0"/>
          <w:marTop w:val="0"/>
          <w:marBottom w:val="0"/>
          <w:divBdr>
            <w:top w:val="none" w:sz="0" w:space="0" w:color="auto"/>
            <w:left w:val="none" w:sz="0" w:space="0" w:color="auto"/>
            <w:bottom w:val="none" w:sz="0" w:space="0" w:color="auto"/>
            <w:right w:val="none" w:sz="0" w:space="0" w:color="auto"/>
          </w:divBdr>
          <w:divsChild>
            <w:div w:id="1794707766">
              <w:marLeft w:val="0"/>
              <w:marRight w:val="0"/>
              <w:marTop w:val="0"/>
              <w:marBottom w:val="0"/>
              <w:divBdr>
                <w:top w:val="none" w:sz="0" w:space="0" w:color="auto"/>
                <w:left w:val="none" w:sz="0" w:space="0" w:color="auto"/>
                <w:bottom w:val="none" w:sz="0" w:space="0" w:color="auto"/>
                <w:right w:val="none" w:sz="0" w:space="0" w:color="auto"/>
              </w:divBdr>
              <w:divsChild>
                <w:div w:id="591203658">
                  <w:marLeft w:val="0"/>
                  <w:marRight w:val="0"/>
                  <w:marTop w:val="0"/>
                  <w:marBottom w:val="0"/>
                  <w:divBdr>
                    <w:top w:val="none" w:sz="0" w:space="0" w:color="auto"/>
                    <w:left w:val="none" w:sz="0" w:space="0" w:color="auto"/>
                    <w:bottom w:val="none" w:sz="0" w:space="0" w:color="auto"/>
                    <w:right w:val="none" w:sz="0" w:space="0" w:color="auto"/>
                  </w:divBdr>
                  <w:divsChild>
                    <w:div w:id="1740010698">
                      <w:marLeft w:val="0"/>
                      <w:marRight w:val="0"/>
                      <w:marTop w:val="0"/>
                      <w:marBottom w:val="0"/>
                      <w:divBdr>
                        <w:top w:val="none" w:sz="0" w:space="0" w:color="auto"/>
                        <w:left w:val="none" w:sz="0" w:space="0" w:color="auto"/>
                        <w:bottom w:val="none" w:sz="0" w:space="0" w:color="auto"/>
                        <w:right w:val="none" w:sz="0" w:space="0" w:color="auto"/>
                      </w:divBdr>
                      <w:divsChild>
                        <w:div w:id="1302344814">
                          <w:marLeft w:val="0"/>
                          <w:marRight w:val="0"/>
                          <w:marTop w:val="0"/>
                          <w:marBottom w:val="0"/>
                          <w:divBdr>
                            <w:top w:val="none" w:sz="0" w:space="0" w:color="auto"/>
                            <w:left w:val="none" w:sz="0" w:space="0" w:color="auto"/>
                            <w:bottom w:val="none" w:sz="0" w:space="0" w:color="auto"/>
                            <w:right w:val="none" w:sz="0" w:space="0" w:color="auto"/>
                          </w:divBdr>
                          <w:divsChild>
                            <w:div w:id="1053653589">
                              <w:marLeft w:val="0"/>
                              <w:marRight w:val="0"/>
                              <w:marTop w:val="0"/>
                              <w:marBottom w:val="0"/>
                              <w:divBdr>
                                <w:top w:val="none" w:sz="0" w:space="0" w:color="auto"/>
                                <w:left w:val="none" w:sz="0" w:space="0" w:color="auto"/>
                                <w:bottom w:val="none" w:sz="0" w:space="0" w:color="auto"/>
                                <w:right w:val="none" w:sz="0" w:space="0" w:color="auto"/>
                              </w:divBdr>
                              <w:divsChild>
                                <w:div w:id="21007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185176">
      <w:bodyDiv w:val="1"/>
      <w:marLeft w:val="0"/>
      <w:marRight w:val="0"/>
      <w:marTop w:val="0"/>
      <w:marBottom w:val="0"/>
      <w:divBdr>
        <w:top w:val="none" w:sz="0" w:space="0" w:color="auto"/>
        <w:left w:val="none" w:sz="0" w:space="0" w:color="auto"/>
        <w:bottom w:val="none" w:sz="0" w:space="0" w:color="auto"/>
        <w:right w:val="none" w:sz="0" w:space="0" w:color="auto"/>
      </w:divBdr>
      <w:divsChild>
        <w:div w:id="59232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610793">
      <w:bodyDiv w:val="1"/>
      <w:marLeft w:val="0"/>
      <w:marRight w:val="0"/>
      <w:marTop w:val="0"/>
      <w:marBottom w:val="0"/>
      <w:divBdr>
        <w:top w:val="none" w:sz="0" w:space="0" w:color="auto"/>
        <w:left w:val="none" w:sz="0" w:space="0" w:color="auto"/>
        <w:bottom w:val="none" w:sz="0" w:space="0" w:color="auto"/>
        <w:right w:val="none" w:sz="0" w:space="0" w:color="auto"/>
      </w:divBdr>
    </w:div>
    <w:div w:id="1746025055">
      <w:bodyDiv w:val="1"/>
      <w:marLeft w:val="0"/>
      <w:marRight w:val="0"/>
      <w:marTop w:val="0"/>
      <w:marBottom w:val="0"/>
      <w:divBdr>
        <w:top w:val="none" w:sz="0" w:space="0" w:color="auto"/>
        <w:left w:val="none" w:sz="0" w:space="0" w:color="auto"/>
        <w:bottom w:val="none" w:sz="0" w:space="0" w:color="auto"/>
        <w:right w:val="none" w:sz="0" w:space="0" w:color="auto"/>
      </w:divBdr>
    </w:div>
    <w:div w:id="1832669877">
      <w:bodyDiv w:val="1"/>
      <w:marLeft w:val="0"/>
      <w:marRight w:val="0"/>
      <w:marTop w:val="0"/>
      <w:marBottom w:val="0"/>
      <w:divBdr>
        <w:top w:val="none" w:sz="0" w:space="0" w:color="auto"/>
        <w:left w:val="none" w:sz="0" w:space="0" w:color="auto"/>
        <w:bottom w:val="none" w:sz="0" w:space="0" w:color="auto"/>
        <w:right w:val="none" w:sz="0" w:space="0" w:color="auto"/>
      </w:divBdr>
      <w:divsChild>
        <w:div w:id="73284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958948">
      <w:bodyDiv w:val="1"/>
      <w:marLeft w:val="0"/>
      <w:marRight w:val="0"/>
      <w:marTop w:val="0"/>
      <w:marBottom w:val="0"/>
      <w:divBdr>
        <w:top w:val="none" w:sz="0" w:space="0" w:color="auto"/>
        <w:left w:val="none" w:sz="0" w:space="0" w:color="auto"/>
        <w:bottom w:val="none" w:sz="0" w:space="0" w:color="auto"/>
        <w:right w:val="none" w:sz="0" w:space="0" w:color="auto"/>
      </w:divBdr>
    </w:div>
    <w:div w:id="1893925064">
      <w:bodyDiv w:val="1"/>
      <w:marLeft w:val="0"/>
      <w:marRight w:val="0"/>
      <w:marTop w:val="0"/>
      <w:marBottom w:val="0"/>
      <w:divBdr>
        <w:top w:val="none" w:sz="0" w:space="0" w:color="auto"/>
        <w:left w:val="none" w:sz="0" w:space="0" w:color="auto"/>
        <w:bottom w:val="none" w:sz="0" w:space="0" w:color="auto"/>
        <w:right w:val="none" w:sz="0" w:space="0" w:color="auto"/>
      </w:divBdr>
      <w:divsChild>
        <w:div w:id="205792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548027">
      <w:bodyDiv w:val="1"/>
      <w:marLeft w:val="0"/>
      <w:marRight w:val="0"/>
      <w:marTop w:val="0"/>
      <w:marBottom w:val="0"/>
      <w:divBdr>
        <w:top w:val="none" w:sz="0" w:space="0" w:color="auto"/>
        <w:left w:val="none" w:sz="0" w:space="0" w:color="auto"/>
        <w:bottom w:val="none" w:sz="0" w:space="0" w:color="auto"/>
        <w:right w:val="none" w:sz="0" w:space="0" w:color="auto"/>
      </w:divBdr>
    </w:div>
    <w:div w:id="1924728237">
      <w:bodyDiv w:val="1"/>
      <w:marLeft w:val="0"/>
      <w:marRight w:val="0"/>
      <w:marTop w:val="0"/>
      <w:marBottom w:val="0"/>
      <w:divBdr>
        <w:top w:val="none" w:sz="0" w:space="0" w:color="auto"/>
        <w:left w:val="none" w:sz="0" w:space="0" w:color="auto"/>
        <w:bottom w:val="none" w:sz="0" w:space="0" w:color="auto"/>
        <w:right w:val="none" w:sz="0" w:space="0" w:color="auto"/>
      </w:divBdr>
      <w:divsChild>
        <w:div w:id="2086225314">
          <w:marLeft w:val="0"/>
          <w:marRight w:val="0"/>
          <w:marTop w:val="0"/>
          <w:marBottom w:val="0"/>
          <w:divBdr>
            <w:top w:val="none" w:sz="0" w:space="0" w:color="auto"/>
            <w:left w:val="none" w:sz="0" w:space="0" w:color="auto"/>
            <w:bottom w:val="none" w:sz="0" w:space="0" w:color="auto"/>
            <w:right w:val="none" w:sz="0" w:space="0" w:color="auto"/>
          </w:divBdr>
          <w:divsChild>
            <w:div w:id="1373117812">
              <w:marLeft w:val="0"/>
              <w:marRight w:val="0"/>
              <w:marTop w:val="0"/>
              <w:marBottom w:val="0"/>
              <w:divBdr>
                <w:top w:val="none" w:sz="0" w:space="0" w:color="auto"/>
                <w:left w:val="none" w:sz="0" w:space="0" w:color="auto"/>
                <w:bottom w:val="none" w:sz="0" w:space="0" w:color="auto"/>
                <w:right w:val="none" w:sz="0" w:space="0" w:color="auto"/>
              </w:divBdr>
              <w:divsChild>
                <w:div w:id="1946187449">
                  <w:marLeft w:val="0"/>
                  <w:marRight w:val="0"/>
                  <w:marTop w:val="0"/>
                  <w:marBottom w:val="0"/>
                  <w:divBdr>
                    <w:top w:val="none" w:sz="0" w:space="0" w:color="auto"/>
                    <w:left w:val="none" w:sz="0" w:space="0" w:color="auto"/>
                    <w:bottom w:val="none" w:sz="0" w:space="0" w:color="auto"/>
                    <w:right w:val="none" w:sz="0" w:space="0" w:color="auto"/>
                  </w:divBdr>
                  <w:divsChild>
                    <w:div w:id="5878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046594">
      <w:bodyDiv w:val="1"/>
      <w:marLeft w:val="0"/>
      <w:marRight w:val="0"/>
      <w:marTop w:val="0"/>
      <w:marBottom w:val="0"/>
      <w:divBdr>
        <w:top w:val="none" w:sz="0" w:space="0" w:color="auto"/>
        <w:left w:val="none" w:sz="0" w:space="0" w:color="auto"/>
        <w:bottom w:val="none" w:sz="0" w:space="0" w:color="auto"/>
        <w:right w:val="none" w:sz="0" w:space="0" w:color="auto"/>
      </w:divBdr>
      <w:divsChild>
        <w:div w:id="138125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130459">
      <w:bodyDiv w:val="1"/>
      <w:marLeft w:val="0"/>
      <w:marRight w:val="0"/>
      <w:marTop w:val="0"/>
      <w:marBottom w:val="0"/>
      <w:divBdr>
        <w:top w:val="none" w:sz="0" w:space="0" w:color="auto"/>
        <w:left w:val="none" w:sz="0" w:space="0" w:color="auto"/>
        <w:bottom w:val="none" w:sz="0" w:space="0" w:color="auto"/>
        <w:right w:val="none" w:sz="0" w:space="0" w:color="auto"/>
      </w:divBdr>
      <w:divsChild>
        <w:div w:id="86220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182622">
      <w:bodyDiv w:val="1"/>
      <w:marLeft w:val="0"/>
      <w:marRight w:val="0"/>
      <w:marTop w:val="0"/>
      <w:marBottom w:val="0"/>
      <w:divBdr>
        <w:top w:val="none" w:sz="0" w:space="0" w:color="auto"/>
        <w:left w:val="none" w:sz="0" w:space="0" w:color="auto"/>
        <w:bottom w:val="none" w:sz="0" w:space="0" w:color="auto"/>
        <w:right w:val="none" w:sz="0" w:space="0" w:color="auto"/>
      </w:divBdr>
    </w:div>
    <w:div w:id="1950505832">
      <w:bodyDiv w:val="1"/>
      <w:marLeft w:val="0"/>
      <w:marRight w:val="0"/>
      <w:marTop w:val="0"/>
      <w:marBottom w:val="0"/>
      <w:divBdr>
        <w:top w:val="none" w:sz="0" w:space="0" w:color="auto"/>
        <w:left w:val="none" w:sz="0" w:space="0" w:color="auto"/>
        <w:bottom w:val="none" w:sz="0" w:space="0" w:color="auto"/>
        <w:right w:val="none" w:sz="0" w:space="0" w:color="auto"/>
      </w:divBdr>
      <w:divsChild>
        <w:div w:id="721756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552504">
      <w:bodyDiv w:val="1"/>
      <w:marLeft w:val="0"/>
      <w:marRight w:val="0"/>
      <w:marTop w:val="0"/>
      <w:marBottom w:val="0"/>
      <w:divBdr>
        <w:top w:val="none" w:sz="0" w:space="0" w:color="auto"/>
        <w:left w:val="none" w:sz="0" w:space="0" w:color="auto"/>
        <w:bottom w:val="none" w:sz="0" w:space="0" w:color="auto"/>
        <w:right w:val="none" w:sz="0" w:space="0" w:color="auto"/>
      </w:divBdr>
      <w:divsChild>
        <w:div w:id="134705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248792">
      <w:bodyDiv w:val="1"/>
      <w:marLeft w:val="0"/>
      <w:marRight w:val="0"/>
      <w:marTop w:val="0"/>
      <w:marBottom w:val="0"/>
      <w:divBdr>
        <w:top w:val="none" w:sz="0" w:space="0" w:color="auto"/>
        <w:left w:val="none" w:sz="0" w:space="0" w:color="auto"/>
        <w:bottom w:val="none" w:sz="0" w:space="0" w:color="auto"/>
        <w:right w:val="none" w:sz="0" w:space="0" w:color="auto"/>
      </w:divBdr>
    </w:div>
    <w:div w:id="1993634927">
      <w:bodyDiv w:val="1"/>
      <w:marLeft w:val="0"/>
      <w:marRight w:val="0"/>
      <w:marTop w:val="0"/>
      <w:marBottom w:val="0"/>
      <w:divBdr>
        <w:top w:val="none" w:sz="0" w:space="0" w:color="auto"/>
        <w:left w:val="none" w:sz="0" w:space="0" w:color="auto"/>
        <w:bottom w:val="none" w:sz="0" w:space="0" w:color="auto"/>
        <w:right w:val="none" w:sz="0" w:space="0" w:color="auto"/>
      </w:divBdr>
      <w:divsChild>
        <w:div w:id="466314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903002">
      <w:bodyDiv w:val="1"/>
      <w:marLeft w:val="0"/>
      <w:marRight w:val="0"/>
      <w:marTop w:val="0"/>
      <w:marBottom w:val="0"/>
      <w:divBdr>
        <w:top w:val="none" w:sz="0" w:space="0" w:color="auto"/>
        <w:left w:val="none" w:sz="0" w:space="0" w:color="auto"/>
        <w:bottom w:val="none" w:sz="0" w:space="0" w:color="auto"/>
        <w:right w:val="none" w:sz="0" w:space="0" w:color="auto"/>
      </w:divBdr>
      <w:divsChild>
        <w:div w:id="13888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971008">
      <w:bodyDiv w:val="1"/>
      <w:marLeft w:val="0"/>
      <w:marRight w:val="0"/>
      <w:marTop w:val="0"/>
      <w:marBottom w:val="0"/>
      <w:divBdr>
        <w:top w:val="none" w:sz="0" w:space="0" w:color="auto"/>
        <w:left w:val="none" w:sz="0" w:space="0" w:color="auto"/>
        <w:bottom w:val="none" w:sz="0" w:space="0" w:color="auto"/>
        <w:right w:val="none" w:sz="0" w:space="0" w:color="auto"/>
      </w:divBdr>
      <w:divsChild>
        <w:div w:id="672413136">
          <w:marLeft w:val="0"/>
          <w:marRight w:val="0"/>
          <w:marTop w:val="0"/>
          <w:marBottom w:val="0"/>
          <w:divBdr>
            <w:top w:val="none" w:sz="0" w:space="0" w:color="auto"/>
            <w:left w:val="none" w:sz="0" w:space="0" w:color="auto"/>
            <w:bottom w:val="none" w:sz="0" w:space="0" w:color="auto"/>
            <w:right w:val="none" w:sz="0" w:space="0" w:color="auto"/>
          </w:divBdr>
          <w:divsChild>
            <w:div w:id="1393894957">
              <w:marLeft w:val="0"/>
              <w:marRight w:val="0"/>
              <w:marTop w:val="0"/>
              <w:marBottom w:val="0"/>
              <w:divBdr>
                <w:top w:val="none" w:sz="0" w:space="0" w:color="auto"/>
                <w:left w:val="none" w:sz="0" w:space="0" w:color="auto"/>
                <w:bottom w:val="none" w:sz="0" w:space="0" w:color="auto"/>
                <w:right w:val="none" w:sz="0" w:space="0" w:color="auto"/>
              </w:divBdr>
              <w:divsChild>
                <w:div w:id="746922435">
                  <w:marLeft w:val="0"/>
                  <w:marRight w:val="0"/>
                  <w:marTop w:val="0"/>
                  <w:marBottom w:val="0"/>
                  <w:divBdr>
                    <w:top w:val="none" w:sz="0" w:space="0" w:color="auto"/>
                    <w:left w:val="none" w:sz="0" w:space="0" w:color="auto"/>
                    <w:bottom w:val="none" w:sz="0" w:space="0" w:color="auto"/>
                    <w:right w:val="none" w:sz="0" w:space="0" w:color="auto"/>
                  </w:divBdr>
                  <w:divsChild>
                    <w:div w:id="316226545">
                      <w:marLeft w:val="0"/>
                      <w:marRight w:val="0"/>
                      <w:marTop w:val="0"/>
                      <w:marBottom w:val="0"/>
                      <w:divBdr>
                        <w:top w:val="none" w:sz="0" w:space="0" w:color="auto"/>
                        <w:left w:val="none" w:sz="0" w:space="0" w:color="auto"/>
                        <w:bottom w:val="none" w:sz="0" w:space="0" w:color="auto"/>
                        <w:right w:val="none" w:sz="0" w:space="0" w:color="auto"/>
                      </w:divBdr>
                      <w:divsChild>
                        <w:div w:id="1442649130">
                          <w:marLeft w:val="0"/>
                          <w:marRight w:val="0"/>
                          <w:marTop w:val="0"/>
                          <w:marBottom w:val="0"/>
                          <w:divBdr>
                            <w:top w:val="none" w:sz="0" w:space="0" w:color="auto"/>
                            <w:left w:val="none" w:sz="0" w:space="0" w:color="auto"/>
                            <w:bottom w:val="none" w:sz="0" w:space="0" w:color="auto"/>
                            <w:right w:val="none" w:sz="0" w:space="0" w:color="auto"/>
                          </w:divBdr>
                          <w:divsChild>
                            <w:div w:id="5682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493648">
      <w:bodyDiv w:val="1"/>
      <w:marLeft w:val="0"/>
      <w:marRight w:val="0"/>
      <w:marTop w:val="0"/>
      <w:marBottom w:val="0"/>
      <w:divBdr>
        <w:top w:val="none" w:sz="0" w:space="0" w:color="auto"/>
        <w:left w:val="none" w:sz="0" w:space="0" w:color="auto"/>
        <w:bottom w:val="none" w:sz="0" w:space="0" w:color="auto"/>
        <w:right w:val="none" w:sz="0" w:space="0" w:color="auto"/>
      </w:divBdr>
      <w:divsChild>
        <w:div w:id="1921016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920385">
      <w:bodyDiv w:val="1"/>
      <w:marLeft w:val="0"/>
      <w:marRight w:val="0"/>
      <w:marTop w:val="0"/>
      <w:marBottom w:val="0"/>
      <w:divBdr>
        <w:top w:val="none" w:sz="0" w:space="0" w:color="auto"/>
        <w:left w:val="none" w:sz="0" w:space="0" w:color="auto"/>
        <w:bottom w:val="none" w:sz="0" w:space="0" w:color="auto"/>
        <w:right w:val="none" w:sz="0" w:space="0" w:color="auto"/>
      </w:divBdr>
    </w:div>
    <w:div w:id="211085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ACC9-94DB-429E-A782-2C1CA8BB0E23}">
  <ds:schemaRefs>
    <ds:schemaRef ds:uri="http://schemas.openxmlformats.org/officeDocument/2006/bibliography"/>
  </ds:schemaRefs>
</ds:datastoreItem>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1637</Words>
  <Characters>9008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Spiritus</dc:creator>
  <cp:keywords/>
  <dc:description/>
  <cp:lastModifiedBy>Kevin Spiritus</cp:lastModifiedBy>
  <cp:revision>95</cp:revision>
  <cp:lastPrinted>2025-11-17T13:45:00Z</cp:lastPrinted>
  <dcterms:created xsi:type="dcterms:W3CDTF">2025-11-17T13:10:00Z</dcterms:created>
  <dcterms:modified xsi:type="dcterms:W3CDTF">2026-02-27T09:12:00Z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2025-11-15T13:04:19Z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6764b217-c7c8-4e1e-8450-cb37abfbf31d</vt:lpwstr>
  </property>
  <property fmtid="{D5CDD505-2E9C-101B-9397-08002B2CF9AE}" pid="8" name="MSIP_Label_8772ba27-cab8-4042-a351-a31f6e4eacdc_ContentBits">
    <vt:lpwstr>0</vt:lpwstr>
  </property>
</Properties>
</file>